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868A" w14:textId="5CC3840E" w:rsidR="00207C17" w:rsidRDefault="00460820">
      <w:pPr>
        <w:rPr>
          <w:ins w:id="0" w:author="林建宏" w:date="2026-04-24T23:22:00Z" w16du:dateUtc="2026-04-24T15:22:00Z"/>
          <w:rFonts w:asciiTheme="minorEastAsia" w:hAnsiTheme="minorEastAsia"/>
        </w:rPr>
      </w:pPr>
      <w:del w:id="1" w:author="林建宏" w:date="2026-04-24T23:22:00Z" w16du:dateUtc="2026-04-24T15:22:00Z">
        <w:r w:rsidRPr="0040419B" w:rsidDel="008B5EB3">
          <w:rPr>
            <w:rFonts w:asciiTheme="minorEastAsia" w:hAnsiTheme="minorEastAsia" w:hint="eastAsia"/>
          </w:rPr>
          <w:delText>NASA 太空人林琪兒於4</w:delText>
        </w:r>
        <w:r w:rsidR="006304BA" w:rsidRPr="0040419B" w:rsidDel="008B5EB3">
          <w:rPr>
            <w:rFonts w:asciiTheme="minorEastAsia" w:hAnsiTheme="minorEastAsia" w:hint="eastAsia"/>
          </w:rPr>
          <w:delText>月</w:delText>
        </w:r>
        <w:r w:rsidRPr="0040419B" w:rsidDel="008B5EB3">
          <w:rPr>
            <w:rFonts w:asciiTheme="minorEastAsia" w:hAnsiTheme="minorEastAsia" w:hint="eastAsia"/>
          </w:rPr>
          <w:delText>24日造訪成功大學夏漢民太空科技中心，見證台灣太空實力</w:delText>
        </w:r>
      </w:del>
    </w:p>
    <w:p w14:paraId="46E0F1B2" w14:textId="53B15D89" w:rsidR="008B5EB3" w:rsidRPr="008B5EB3" w:rsidRDefault="008B5EB3">
      <w:pPr>
        <w:jc w:val="both"/>
        <w:rPr>
          <w:rFonts w:asciiTheme="minorEastAsia" w:hAnsiTheme="minorEastAsia"/>
        </w:rPr>
        <w:pPrChange w:id="2" w:author="Holmes lin" w:date="2026-04-25T12:24:00Z" w16du:dateUtc="2026-04-25T04:24:00Z">
          <w:pPr/>
        </w:pPrChange>
      </w:pPr>
      <w:ins w:id="3" w:author="林建宏" w:date="2026-04-24T23:23:00Z" w16du:dateUtc="2026-04-24T15:23:00Z">
        <w:r>
          <w:rPr>
            <w:rFonts w:asciiTheme="minorEastAsia" w:hAnsiTheme="minorEastAsia" w:hint="eastAsia"/>
          </w:rPr>
          <w:t>國立成功大學夏漢民太空科技中心與首位台裔</w:t>
        </w:r>
      </w:ins>
      <w:ins w:id="4" w:author="Holmes lin" w:date="2026-04-25T12:29:00Z" w16du:dateUtc="2026-04-25T04:29:00Z">
        <w:r w:rsidR="0039297F">
          <w:rPr>
            <w:rFonts w:asciiTheme="minorEastAsia" w:hAnsiTheme="minorEastAsia" w:hint="eastAsia"/>
          </w:rPr>
          <w:t>NASA</w:t>
        </w:r>
      </w:ins>
      <w:ins w:id="5" w:author="林建宏" w:date="2026-04-24T23:24:00Z" w16du:dateUtc="2026-04-24T15:24:00Z">
        <w:r>
          <w:rPr>
            <w:rFonts w:asciiTheme="minorEastAsia" w:hAnsiTheme="minorEastAsia" w:hint="eastAsia"/>
          </w:rPr>
          <w:t>太空人</w:t>
        </w:r>
      </w:ins>
      <w:ins w:id="6" w:author="Holmes lin" w:date="2026-04-25T12:24:00Z" w16du:dateUtc="2026-04-25T04:24:00Z">
        <w:r w:rsidR="00AD0A73" w:rsidRPr="00AD0A73">
          <w:rPr>
            <w:rFonts w:asciiTheme="minorEastAsia" w:hAnsiTheme="minorEastAsia"/>
          </w:rPr>
          <w:t>林琪兒</w:t>
        </w:r>
      </w:ins>
      <w:ins w:id="7" w:author="林建宏" w:date="2026-04-24T23:24:00Z" w16du:dateUtc="2026-04-24T15:24:00Z">
        <w:r>
          <w:rPr>
            <w:rFonts w:asciiTheme="minorEastAsia" w:hAnsiTheme="minorEastAsia" w:hint="eastAsia"/>
          </w:rPr>
          <w:t>分享執行國家太空任務的使命</w:t>
        </w:r>
      </w:ins>
    </w:p>
    <w:p w14:paraId="5EA9AE6E" w14:textId="77777777" w:rsidR="00460820" w:rsidRPr="00AA7E8C" w:rsidRDefault="00460820">
      <w:pPr>
        <w:rPr>
          <w:rFonts w:ascii="標楷體" w:eastAsia="標楷體" w:hAnsi="標楷體"/>
        </w:rPr>
      </w:pPr>
    </w:p>
    <w:p w14:paraId="747F01C0" w14:textId="769CF4A9" w:rsidR="006F3FB5" w:rsidRPr="00D02706" w:rsidRDefault="00945460">
      <w:pPr>
        <w:spacing w:line="360" w:lineRule="auto"/>
        <w:ind w:firstLine="480"/>
        <w:jc w:val="both"/>
        <w:rPr>
          <w:rFonts w:asciiTheme="minorEastAsia" w:hAnsiTheme="minorEastAsia"/>
        </w:rPr>
        <w:pPrChange w:id="8" w:author="林建宏" w:date="2026-04-24T23:35:00Z" w16du:dateUtc="2026-04-24T15:35:00Z">
          <w:pPr>
            <w:spacing w:line="360" w:lineRule="auto"/>
            <w:jc w:val="both"/>
          </w:pPr>
        </w:pPrChange>
      </w:pPr>
      <w:r w:rsidRPr="00D02706">
        <w:rPr>
          <w:rFonts w:asciiTheme="minorEastAsia" w:hAnsiTheme="minorEastAsia" w:hint="eastAsia"/>
        </w:rPr>
        <w:t>首位</w:t>
      </w:r>
      <w:r w:rsidR="006304BA" w:rsidRPr="00D02706">
        <w:rPr>
          <w:rFonts w:asciiTheme="minorEastAsia" w:hAnsiTheme="minorEastAsia" w:hint="eastAsia"/>
        </w:rPr>
        <w:t>具</w:t>
      </w:r>
      <w:r w:rsidRPr="00D02706">
        <w:rPr>
          <w:rFonts w:asciiTheme="minorEastAsia" w:hAnsiTheme="minorEastAsia" w:hint="eastAsia"/>
        </w:rPr>
        <w:t>有台灣血統的NASA 太空人林琪兒</w:t>
      </w:r>
      <w:r w:rsidR="006A514C" w:rsidRPr="00D02706">
        <w:rPr>
          <w:rFonts w:asciiTheme="minorEastAsia" w:hAnsiTheme="minorEastAsia" w:hint="eastAsia"/>
        </w:rPr>
        <w:t>（Dr. Kjell Lindgren）</w:t>
      </w:r>
      <w:ins w:id="9" w:author="Holmes lin" w:date="2026-04-25T00:59:00Z" w16du:dateUtc="2026-04-24T16:59:00Z">
        <w:r w:rsidR="00446D14">
          <w:rPr>
            <w:rFonts w:asciiTheme="minorEastAsia" w:hAnsiTheme="minorEastAsia" w:hint="eastAsia"/>
          </w:rPr>
          <w:t>醫師</w:t>
        </w:r>
      </w:ins>
      <w:del w:id="10" w:author="Holmes lin" w:date="2026-04-25T00:59:00Z" w16du:dateUtc="2026-04-24T16:59:00Z">
        <w:r w:rsidR="006A514C" w:rsidRPr="00D02706" w:rsidDel="00446D14">
          <w:rPr>
            <w:rFonts w:asciiTheme="minorEastAsia" w:hAnsiTheme="minorEastAsia" w:hint="eastAsia"/>
          </w:rPr>
          <w:delText>博士</w:delText>
        </w:r>
      </w:del>
      <w:r w:rsidR="006A514C" w:rsidRPr="00D02706">
        <w:rPr>
          <w:rFonts w:asciiTheme="minorEastAsia" w:hAnsiTheme="minorEastAsia" w:hint="eastAsia"/>
        </w:rPr>
        <w:t>於</w:t>
      </w:r>
      <w:r w:rsidR="00FE33CE" w:rsidRPr="00D02706">
        <w:rPr>
          <w:rFonts w:asciiTheme="minorEastAsia" w:hAnsiTheme="minorEastAsia" w:hint="eastAsia"/>
        </w:rPr>
        <w:t>4</w:t>
      </w:r>
      <w:r w:rsidR="006304BA" w:rsidRPr="00D02706">
        <w:rPr>
          <w:rFonts w:asciiTheme="minorEastAsia" w:hAnsiTheme="minorEastAsia" w:hint="eastAsia"/>
        </w:rPr>
        <w:t>月</w:t>
      </w:r>
      <w:r w:rsidR="00FE33CE" w:rsidRPr="00D02706">
        <w:rPr>
          <w:rFonts w:asciiTheme="minorEastAsia" w:hAnsiTheme="minorEastAsia" w:hint="eastAsia"/>
        </w:rPr>
        <w:t>24日(五)</w:t>
      </w:r>
      <w:r w:rsidRPr="00D02706">
        <w:rPr>
          <w:rFonts w:asciiTheme="minorEastAsia" w:hAnsiTheme="minorEastAsia" w:hint="eastAsia"/>
        </w:rPr>
        <w:t>造訪成功大學夏漢民太空科技中心</w:t>
      </w:r>
      <w:r w:rsidR="00290565" w:rsidRPr="00D02706">
        <w:rPr>
          <w:rFonts w:asciiTheme="minorEastAsia" w:hAnsiTheme="minorEastAsia" w:hint="eastAsia"/>
        </w:rPr>
        <w:t>，</w:t>
      </w:r>
      <w:r w:rsidR="00FE33CE" w:rsidRPr="00D02706">
        <w:rPr>
          <w:rFonts w:asciiTheme="minorEastAsia" w:hAnsiTheme="minorEastAsia" w:hint="eastAsia"/>
        </w:rPr>
        <w:t>見證成大</w:t>
      </w:r>
      <w:ins w:id="11" w:author="林建宏" w:date="2026-04-24T23:25:00Z" w16du:dateUtc="2026-04-24T15:25:00Z">
        <w:r w:rsidR="008B5EB3">
          <w:rPr>
            <w:rFonts w:asciiTheme="minorEastAsia" w:hAnsiTheme="minorEastAsia" w:hint="eastAsia"/>
          </w:rPr>
          <w:t>團隊成功執行各式</w:t>
        </w:r>
      </w:ins>
      <w:del w:id="12" w:author="林建宏" w:date="2026-04-24T23:25:00Z" w16du:dateUtc="2026-04-24T15:25:00Z">
        <w:r w:rsidR="00FE33CE" w:rsidRPr="00D02706" w:rsidDel="008B5EB3">
          <w:rPr>
            <w:rFonts w:asciiTheme="minorEastAsia" w:hAnsiTheme="minorEastAsia" w:hint="eastAsia"/>
          </w:rPr>
          <w:delText>參與</w:delText>
        </w:r>
      </w:del>
      <w:r w:rsidR="00FE33CE" w:rsidRPr="00D02706">
        <w:rPr>
          <w:rFonts w:asciiTheme="minorEastAsia" w:hAnsiTheme="minorEastAsia" w:hint="eastAsia"/>
        </w:rPr>
        <w:t>國家太空任務</w:t>
      </w:r>
      <w:ins w:id="13" w:author="林建宏" w:date="2026-04-24T23:24:00Z" w16du:dateUtc="2026-04-24T15:24:00Z">
        <w:r w:rsidR="008B5EB3">
          <w:rPr>
            <w:rFonts w:asciiTheme="minorEastAsia" w:hAnsiTheme="minorEastAsia" w:hint="eastAsia"/>
          </w:rPr>
          <w:t>的使命</w:t>
        </w:r>
      </w:ins>
      <w:del w:id="14" w:author="林建宏" w:date="2026-04-24T23:24:00Z" w16du:dateUtc="2026-04-24T15:24:00Z">
        <w:r w:rsidR="00057784" w:rsidRPr="00D02706" w:rsidDel="008B5EB3">
          <w:rPr>
            <w:rFonts w:asciiTheme="minorEastAsia" w:hAnsiTheme="minorEastAsia" w:hint="eastAsia"/>
          </w:rPr>
          <w:delText>的科研實力</w:delText>
        </w:r>
      </w:del>
      <w:del w:id="15" w:author="林建宏" w:date="2026-04-24T23:25:00Z" w16du:dateUtc="2026-04-24T15:25:00Z">
        <w:r w:rsidR="00FE33CE" w:rsidRPr="00D02706" w:rsidDel="008B5EB3">
          <w:rPr>
            <w:rFonts w:asciiTheme="minorEastAsia" w:hAnsiTheme="minorEastAsia" w:hint="eastAsia"/>
          </w:rPr>
          <w:delText>以及</w:delText>
        </w:r>
      </w:del>
      <w:ins w:id="16" w:author="林建宏" w:date="2026-04-24T23:25:00Z" w16du:dateUtc="2026-04-24T15:25:00Z">
        <w:r w:rsidR="008B5EB3">
          <w:rPr>
            <w:rFonts w:asciiTheme="minorEastAsia" w:hAnsiTheme="minorEastAsia" w:hint="eastAsia"/>
          </w:rPr>
          <w:t>，並與中心</w:t>
        </w:r>
      </w:ins>
      <w:del w:id="17" w:author="林建宏" w:date="2026-04-24T23:25:00Z" w16du:dateUtc="2026-04-24T15:25:00Z">
        <w:r w:rsidR="006A514C" w:rsidRPr="00D02706" w:rsidDel="008B5EB3">
          <w:rPr>
            <w:rFonts w:asciiTheme="minorEastAsia" w:hAnsiTheme="minorEastAsia" w:hint="eastAsia"/>
          </w:rPr>
          <w:delText>培育</w:delText>
        </w:r>
      </w:del>
      <w:ins w:id="18" w:author="林建宏" w:date="2026-04-24T23:25:00Z" w16du:dateUtc="2026-04-24T15:25:00Z">
        <w:r w:rsidR="008B5EB3">
          <w:rPr>
            <w:rFonts w:asciiTheme="minorEastAsia" w:hAnsiTheme="minorEastAsia" w:hint="eastAsia"/>
          </w:rPr>
          <w:t>學子熱絡</w:t>
        </w:r>
        <w:del w:id="19" w:author="Holmes lin" w:date="2026-04-25T01:02:00Z" w16du:dateUtc="2026-04-24T17:02:00Z">
          <w:r w:rsidR="008B5EB3" w:rsidDel="005152D7">
            <w:rPr>
              <w:rFonts w:asciiTheme="minorEastAsia" w:hAnsiTheme="minorEastAsia" w:hint="eastAsia"/>
            </w:rPr>
            <w:delText>的</w:delText>
          </w:r>
        </w:del>
        <w:r w:rsidR="008B5EB3">
          <w:rPr>
            <w:rFonts w:asciiTheme="minorEastAsia" w:hAnsiTheme="minorEastAsia" w:hint="eastAsia"/>
          </w:rPr>
          <w:t>互動，鼓舞</w:t>
        </w:r>
      </w:ins>
      <w:ins w:id="20" w:author="林建宏" w:date="2026-04-24T23:26:00Z" w16du:dateUtc="2026-04-24T15:26:00Z">
        <w:r w:rsidR="008B5EB3">
          <w:rPr>
            <w:rFonts w:asciiTheme="minorEastAsia" w:hAnsiTheme="minorEastAsia" w:hint="eastAsia"/>
          </w:rPr>
          <w:t>成大</w:t>
        </w:r>
      </w:ins>
      <w:r w:rsidR="006A514C" w:rsidRPr="00D02706">
        <w:rPr>
          <w:rFonts w:asciiTheme="minorEastAsia" w:hAnsiTheme="minorEastAsia" w:hint="eastAsia"/>
        </w:rPr>
        <w:t>年輕太空世代</w:t>
      </w:r>
      <w:ins w:id="21" w:author="林建宏" w:date="2026-04-24T23:26:00Z" w16du:dateUtc="2026-04-24T15:26:00Z">
        <w:r w:rsidR="008B5EB3">
          <w:rPr>
            <w:rFonts w:asciiTheme="minorEastAsia" w:hAnsiTheme="minorEastAsia" w:hint="eastAsia"/>
          </w:rPr>
          <w:t>勇於挑戰更艱難的太空任務</w:t>
        </w:r>
      </w:ins>
      <w:del w:id="22" w:author="林建宏" w:date="2026-04-24T23:26:00Z" w16du:dateUtc="2026-04-24T15:26:00Z">
        <w:r w:rsidR="006A514C" w:rsidRPr="00D02706" w:rsidDel="008B5EB3">
          <w:rPr>
            <w:rFonts w:asciiTheme="minorEastAsia" w:hAnsiTheme="minorEastAsia" w:hint="eastAsia"/>
          </w:rPr>
          <w:delText>的創新活力</w:delText>
        </w:r>
      </w:del>
      <w:r w:rsidR="006A514C" w:rsidRPr="00D02706">
        <w:rPr>
          <w:rFonts w:asciiTheme="minorEastAsia" w:hAnsiTheme="minorEastAsia" w:hint="eastAsia"/>
        </w:rPr>
        <w:t>。</w:t>
      </w:r>
    </w:p>
    <w:p w14:paraId="51190E20" w14:textId="3B4B8179" w:rsidR="004C66DD" w:rsidRDefault="008B5EB3">
      <w:pPr>
        <w:spacing w:line="360" w:lineRule="auto"/>
        <w:ind w:firstLine="480"/>
        <w:jc w:val="both"/>
        <w:rPr>
          <w:ins w:id="23" w:author="林建宏" w:date="2026-04-24T23:35:00Z" w16du:dateUtc="2026-04-24T15:35:00Z"/>
          <w:rFonts w:asciiTheme="minorEastAsia" w:hAnsiTheme="minorEastAsia"/>
        </w:rPr>
        <w:pPrChange w:id="24" w:author="林建宏" w:date="2026-04-24T23:35:00Z" w16du:dateUtc="2026-04-24T15:35:00Z">
          <w:pPr>
            <w:spacing w:line="360" w:lineRule="auto"/>
            <w:jc w:val="both"/>
          </w:pPr>
        </w:pPrChange>
      </w:pPr>
      <w:ins w:id="25" w:author="林建宏" w:date="2026-04-24T23:27:00Z" w16du:dateUtc="2026-04-24T15:27:00Z">
        <w:r>
          <w:rPr>
            <w:rFonts w:asciiTheme="minorEastAsia" w:hAnsiTheme="minorEastAsia" w:hint="eastAsia"/>
          </w:rPr>
          <w:t>基於成功大學夏漢民前校長受李登輝總統之託而擘劃</w:t>
        </w:r>
      </w:ins>
      <w:ins w:id="26" w:author="林建宏" w:date="2026-04-24T23:28:00Z" w16du:dateUtc="2026-04-24T15:28:00Z">
        <w:r>
          <w:rPr>
            <w:rFonts w:asciiTheme="minorEastAsia" w:hAnsiTheme="minorEastAsia" w:hint="eastAsia"/>
          </w:rPr>
          <w:t>我國太空任務，為了紀念這位催生台灣太空探索計畫的前校長，成功大學</w:t>
        </w:r>
      </w:ins>
      <w:ins w:id="27" w:author="林建宏" w:date="2026-04-24T23:29:00Z" w16du:dateUtc="2026-04-24T15:29:00Z">
        <w:r>
          <w:rPr>
            <w:rFonts w:asciiTheme="minorEastAsia" w:hAnsiTheme="minorEastAsia" w:hint="eastAsia"/>
          </w:rPr>
          <w:t>以夏前校長之名</w:t>
        </w:r>
      </w:ins>
      <w:ins w:id="28" w:author="林建宏" w:date="2026-04-24T23:28:00Z" w16du:dateUtc="2026-04-24T15:28:00Z">
        <w:r>
          <w:rPr>
            <w:rFonts w:asciiTheme="minorEastAsia" w:hAnsiTheme="minorEastAsia" w:hint="eastAsia"/>
          </w:rPr>
          <w:t>於2</w:t>
        </w:r>
        <w:r>
          <w:rPr>
            <w:rFonts w:asciiTheme="minorEastAsia" w:hAnsiTheme="minorEastAsia"/>
          </w:rPr>
          <w:t>022</w:t>
        </w:r>
        <w:r>
          <w:rPr>
            <w:rFonts w:asciiTheme="minorEastAsia" w:hAnsiTheme="minorEastAsia" w:hint="eastAsia"/>
          </w:rPr>
          <w:t>年創立校級太空</w:t>
        </w:r>
      </w:ins>
      <w:ins w:id="29" w:author="林建宏" w:date="2026-04-24T23:29:00Z" w16du:dateUtc="2026-04-24T15:29:00Z">
        <w:r>
          <w:rPr>
            <w:rFonts w:asciiTheme="minorEastAsia" w:hAnsiTheme="minorEastAsia" w:hint="eastAsia"/>
          </w:rPr>
          <w:t>科技中心，整合工學院、電資學院、理學院跨系所教師專長</w:t>
        </w:r>
      </w:ins>
      <w:ins w:id="30" w:author="林建宏" w:date="2026-04-24T23:30:00Z" w16du:dateUtc="2026-04-24T15:30:00Z">
        <w:r>
          <w:rPr>
            <w:rFonts w:asciiTheme="minorEastAsia" w:hAnsiTheme="minorEastAsia" w:hint="eastAsia"/>
          </w:rPr>
          <w:t>持續為我國國家太空任務開啟前瞻發展</w:t>
        </w:r>
      </w:ins>
      <w:ins w:id="31" w:author="Holmes lin" w:date="2026-04-25T01:05:00Z" w16du:dateUtc="2026-04-24T17:05:00Z">
        <w:r w:rsidR="00945F87">
          <w:rPr>
            <w:rFonts w:asciiTheme="minorEastAsia" w:hAnsiTheme="minorEastAsia" w:hint="eastAsia"/>
          </w:rPr>
          <w:t>。</w:t>
        </w:r>
      </w:ins>
      <w:ins w:id="32" w:author="林建宏" w:date="2026-04-24T23:31:00Z" w16du:dateUtc="2026-04-24T15:31:00Z">
        <w:del w:id="33" w:author="Holmes lin" w:date="2026-04-25T01:05:00Z" w16du:dateUtc="2026-04-24T17:05:00Z">
          <w:r w:rsidDel="00945F87">
            <w:rPr>
              <w:rFonts w:asciiTheme="minorEastAsia" w:hAnsiTheme="minorEastAsia" w:hint="eastAsia"/>
            </w:rPr>
            <w:delText>，</w:delText>
          </w:r>
        </w:del>
      </w:ins>
      <w:ins w:id="34" w:author="林建宏" w:date="2026-04-24T23:30:00Z" w16du:dateUtc="2026-04-24T15:30:00Z">
        <w:r>
          <w:rPr>
            <w:rFonts w:asciiTheme="minorEastAsia" w:hAnsiTheme="minorEastAsia" w:hint="eastAsia"/>
          </w:rPr>
          <w:t>今日團隊成員</w:t>
        </w:r>
      </w:ins>
      <w:ins w:id="35" w:author="林建宏" w:date="2026-04-24T23:31:00Z" w16du:dateUtc="2026-04-24T15:31:00Z">
        <w:r>
          <w:rPr>
            <w:rFonts w:asciiTheme="minorEastAsia" w:hAnsiTheme="minorEastAsia" w:hint="eastAsia"/>
          </w:rPr>
          <w:t>將這份使命感與太空人林琪兒醫師分享</w:t>
        </w:r>
        <w:r w:rsidR="004C66DD">
          <w:rPr>
            <w:rFonts w:asciiTheme="minorEastAsia" w:hAnsiTheme="minorEastAsia" w:hint="eastAsia"/>
          </w:rPr>
          <w:t>，並</w:t>
        </w:r>
      </w:ins>
      <w:ins w:id="36" w:author="林建宏" w:date="2026-04-24T23:34:00Z" w16du:dateUtc="2026-04-24T15:34:00Z">
        <w:del w:id="37" w:author="Holmes lin" w:date="2026-04-25T01:04:00Z" w16du:dateUtc="2026-04-24T17:04:00Z">
          <w:r w:rsidR="004C66DD" w:rsidDel="00CE7230">
            <w:rPr>
              <w:rFonts w:asciiTheme="minorEastAsia" w:hAnsiTheme="minorEastAsia" w:hint="eastAsia"/>
            </w:rPr>
            <w:delText>也</w:delText>
          </w:r>
        </w:del>
      </w:ins>
      <w:ins w:id="38" w:author="林建宏" w:date="2026-04-24T23:32:00Z" w16du:dateUtc="2026-04-24T15:32:00Z">
        <w:r w:rsidR="004C66DD">
          <w:rPr>
            <w:rFonts w:asciiTheme="minorEastAsia" w:hAnsiTheme="minorEastAsia" w:hint="eastAsia"/>
          </w:rPr>
          <w:t>讓</w:t>
        </w:r>
      </w:ins>
      <w:ins w:id="39" w:author="林建宏" w:date="2026-04-24T23:33:00Z" w16du:dateUtc="2026-04-24T15:33:00Z">
        <w:r w:rsidR="004C66DD">
          <w:rPr>
            <w:rFonts w:asciiTheme="minorEastAsia" w:hAnsiTheme="minorEastAsia" w:hint="eastAsia"/>
          </w:rPr>
          <w:t>林琪兒醫師與</w:t>
        </w:r>
      </w:ins>
      <w:ins w:id="40" w:author="林建宏" w:date="2026-04-24T23:31:00Z" w16du:dateUtc="2026-04-24T15:31:00Z">
        <w:r w:rsidR="004C66DD">
          <w:rPr>
            <w:rFonts w:asciiTheme="minorEastAsia" w:hAnsiTheme="minorEastAsia" w:hint="eastAsia"/>
          </w:rPr>
          <w:t>執行福爾摩沙衛星二號、三號、六號、七號、八號、九號</w:t>
        </w:r>
      </w:ins>
      <w:ins w:id="41" w:author="林建宏" w:date="2026-04-24T23:33:00Z" w16du:dateUtc="2026-04-24T15:33:00Z">
        <w:r w:rsidR="004C66DD">
          <w:rPr>
            <w:rFonts w:asciiTheme="minorEastAsia" w:hAnsiTheme="minorEastAsia" w:hint="eastAsia"/>
          </w:rPr>
          <w:t>太空科學任務</w:t>
        </w:r>
      </w:ins>
      <w:ins w:id="42" w:author="林建宏" w:date="2026-04-24T23:32:00Z" w16du:dateUtc="2026-04-24T15:32:00Z">
        <w:r w:rsidR="004C66DD">
          <w:rPr>
            <w:rFonts w:asciiTheme="minorEastAsia" w:hAnsiTheme="minorEastAsia" w:hint="eastAsia"/>
          </w:rPr>
          <w:t>的</w:t>
        </w:r>
      </w:ins>
      <w:ins w:id="43" w:author="林建宏" w:date="2026-04-24T23:33:00Z" w16du:dateUtc="2026-04-24T15:33:00Z">
        <w:r w:rsidR="004C66DD">
          <w:rPr>
            <w:rFonts w:asciiTheme="minorEastAsia" w:hAnsiTheme="minorEastAsia" w:hint="eastAsia"/>
          </w:rPr>
          <w:t>成</w:t>
        </w:r>
      </w:ins>
      <w:ins w:id="44" w:author="林建宏" w:date="2026-04-24T23:35:00Z" w16du:dateUtc="2026-04-24T15:35:00Z">
        <w:r w:rsidR="004C66DD">
          <w:rPr>
            <w:rFonts w:asciiTheme="minorEastAsia" w:hAnsiTheme="minorEastAsia" w:hint="eastAsia"/>
          </w:rPr>
          <w:t>員有深度交流討論。</w:t>
        </w:r>
      </w:ins>
    </w:p>
    <w:p w14:paraId="2718413C" w14:textId="1C480662" w:rsidR="003C0B90" w:rsidRDefault="00D02706" w:rsidP="00D02706">
      <w:pPr>
        <w:spacing w:line="360" w:lineRule="auto"/>
        <w:jc w:val="both"/>
        <w:rPr>
          <w:ins w:id="45" w:author="林建宏" w:date="2026-04-24T23:43:00Z" w16du:dateUtc="2026-04-24T15:43:00Z"/>
          <w:rFonts w:asciiTheme="minorEastAsia" w:hAnsiTheme="minorEastAsia"/>
        </w:rPr>
      </w:pPr>
      <w:del w:id="46" w:author="林建宏" w:date="2026-04-24T23:31:00Z" w16du:dateUtc="2026-04-24T15:31:00Z">
        <w:r w:rsidRPr="00D02706" w:rsidDel="004C66DD">
          <w:rPr>
            <w:rFonts w:asciiTheme="minorEastAsia" w:hAnsiTheme="minorEastAsia" w:hint="eastAsia"/>
          </w:rPr>
          <w:delText xml:space="preserve"> </w:delText>
        </w:r>
      </w:del>
      <w:del w:id="47" w:author="林建宏" w:date="2026-04-24T23:32:00Z" w16du:dateUtc="2026-04-24T15:32:00Z">
        <w:r w:rsidRPr="00D02706" w:rsidDel="004C66DD">
          <w:rPr>
            <w:rFonts w:asciiTheme="minorEastAsia" w:hAnsiTheme="minorEastAsia" w:hint="eastAsia"/>
          </w:rPr>
          <w:delText xml:space="preserve">  </w:delText>
        </w:r>
      </w:del>
      <w:ins w:id="48" w:author="林建宏" w:date="2026-04-24T23:35:00Z" w16du:dateUtc="2026-04-24T15:35:00Z">
        <w:r w:rsidR="004C66DD">
          <w:rPr>
            <w:rFonts w:asciiTheme="minorEastAsia" w:hAnsiTheme="minorEastAsia"/>
          </w:rPr>
          <w:tab/>
        </w:r>
        <w:r w:rsidR="004C66DD">
          <w:rPr>
            <w:rFonts w:asciiTheme="minorEastAsia" w:hAnsiTheme="minorEastAsia" w:hint="eastAsia"/>
          </w:rPr>
          <w:t>這其中包括中心成員物理系陳炳志教授分享</w:t>
        </w:r>
      </w:ins>
      <w:ins w:id="49" w:author="林建宏" w:date="2026-04-24T23:36:00Z" w16du:dateUtc="2026-04-24T15:36:00Z">
        <w:r w:rsidR="004C66DD">
          <w:rPr>
            <w:rFonts w:asciiTheme="minorEastAsia" w:hAnsiTheme="minorEastAsia" w:hint="eastAsia"/>
          </w:rPr>
          <w:t>福衛二號在</w:t>
        </w:r>
      </w:ins>
      <w:ins w:id="50" w:author="林建宏" w:date="2026-04-24T23:35:00Z" w16du:dateUtc="2026-04-24T15:35:00Z">
        <w:r w:rsidR="004C66DD">
          <w:rPr>
            <w:rFonts w:asciiTheme="minorEastAsia" w:hAnsiTheme="minorEastAsia" w:hint="eastAsia"/>
          </w:rPr>
          <w:t>低軌道</w:t>
        </w:r>
      </w:ins>
      <w:ins w:id="51" w:author="林建宏" w:date="2026-04-24T23:36:00Z" w16du:dateUtc="2026-04-24T15:36:00Z">
        <w:r w:rsidR="004C66DD">
          <w:rPr>
            <w:rFonts w:asciiTheme="minorEastAsia" w:hAnsiTheme="minorEastAsia" w:hint="eastAsia"/>
          </w:rPr>
          <w:t>高度觀測到的高空閃電，地球科學系</w:t>
        </w:r>
      </w:ins>
      <w:ins w:id="52" w:author="林建宏" w:date="2026-04-24T23:37:00Z" w16du:dateUtc="2026-04-24T15:37:00Z">
        <w:r w:rsidR="004C66DD">
          <w:rPr>
            <w:rFonts w:asciiTheme="minorEastAsia" w:hAnsiTheme="minorEastAsia" w:hint="eastAsia"/>
          </w:rPr>
          <w:t>陳佳宏</w:t>
        </w:r>
      </w:ins>
      <w:ins w:id="53" w:author="林建宏" w:date="2026-04-24T23:45:00Z" w16du:dateUtc="2026-04-24T15:45:00Z">
        <w:r w:rsidR="003C0B90">
          <w:rPr>
            <w:rFonts w:asciiTheme="minorEastAsia" w:hAnsiTheme="minorEastAsia" w:hint="eastAsia"/>
          </w:rPr>
          <w:t>副</w:t>
        </w:r>
      </w:ins>
      <w:ins w:id="54" w:author="林建宏" w:date="2026-04-24T23:37:00Z" w16du:dateUtc="2026-04-24T15:37:00Z">
        <w:r w:rsidR="004C66DD">
          <w:rPr>
            <w:rFonts w:asciiTheme="minorEastAsia" w:hAnsiTheme="minorEastAsia" w:hint="eastAsia"/>
          </w:rPr>
          <w:t>教授與</w:t>
        </w:r>
      </w:ins>
      <w:ins w:id="55" w:author="林建宏" w:date="2026-04-24T23:36:00Z" w16du:dateUtc="2026-04-24T15:36:00Z">
        <w:r w:rsidR="004C66DD">
          <w:rPr>
            <w:rFonts w:asciiTheme="minorEastAsia" w:hAnsiTheme="minorEastAsia" w:hint="eastAsia"/>
          </w:rPr>
          <w:t>查傑</w:t>
        </w:r>
      </w:ins>
      <w:ins w:id="56" w:author="林子軒" w:date="2026-04-27T13:51:00Z" w16du:dateUtc="2026-04-27T05:51:00Z">
        <w:r w:rsidR="00FD6203">
          <w:rPr>
            <w:rFonts w:asciiTheme="minorEastAsia" w:hAnsiTheme="minorEastAsia" w:hint="eastAsia"/>
          </w:rPr>
          <w:t>希</w:t>
        </w:r>
      </w:ins>
      <w:ins w:id="57" w:author="林建宏" w:date="2026-04-24T23:36:00Z" w16du:dateUtc="2026-04-24T15:36:00Z">
        <w:del w:id="58" w:author="林子軒" w:date="2026-04-27T13:51:00Z" w16du:dateUtc="2026-04-27T05:51:00Z">
          <w:r w:rsidR="004C66DD" w:rsidDel="00FD6203">
            <w:rPr>
              <w:rFonts w:asciiTheme="minorEastAsia" w:hAnsiTheme="minorEastAsia" w:hint="eastAsia"/>
            </w:rPr>
            <w:delText>西</w:delText>
          </w:r>
        </w:del>
        <w:r w:rsidR="004C66DD">
          <w:rPr>
            <w:rFonts w:asciiTheme="minorEastAsia" w:hAnsiTheme="minorEastAsia" w:hint="eastAsia"/>
          </w:rPr>
          <w:t>博士介紹基於福衛三號、七號觀測所建立的太空天氣</w:t>
        </w:r>
      </w:ins>
      <w:ins w:id="59" w:author="林建宏" w:date="2026-04-24T23:37:00Z" w16du:dateUtc="2026-04-24T15:37:00Z">
        <w:r w:rsidR="004C66DD">
          <w:rPr>
            <w:rFonts w:asciiTheme="minorEastAsia" w:hAnsiTheme="minorEastAsia" w:hint="eastAsia"/>
          </w:rPr>
          <w:t>預報系統，地球科學系陳世平博士</w:t>
        </w:r>
      </w:ins>
      <w:ins w:id="60" w:author="林建宏" w:date="2026-04-24T23:38:00Z" w16du:dateUtc="2026-04-24T15:38:00Z">
        <w:r w:rsidR="004C66DD">
          <w:rPr>
            <w:rFonts w:asciiTheme="minorEastAsia" w:hAnsiTheme="minorEastAsia" w:hint="eastAsia"/>
          </w:rPr>
          <w:t>利用我國獵風者衛星進行的全球水文探測。特別值得一提的是中心成員電機系林家祥教授</w:t>
        </w:r>
      </w:ins>
      <w:ins w:id="61" w:author="Holmes lin" w:date="2026-04-25T12:42:00Z" w16du:dateUtc="2026-04-25T04:42:00Z">
        <w:r w:rsidR="00576981">
          <w:rPr>
            <w:rFonts w:asciiTheme="minorEastAsia" w:hAnsiTheme="minorEastAsia" w:hint="eastAsia"/>
          </w:rPr>
          <w:t>向</w:t>
        </w:r>
      </w:ins>
      <w:ins w:id="62" w:author="林建宏" w:date="2026-04-24T23:39:00Z" w16du:dateUtc="2026-04-24T15:39:00Z">
        <w:del w:id="63" w:author="Holmes lin" w:date="2026-04-25T12:42:00Z" w16du:dateUtc="2026-04-25T04:42:00Z">
          <w:r w:rsidR="004C66DD" w:rsidDel="00576981">
            <w:rPr>
              <w:rFonts w:asciiTheme="minorEastAsia" w:hAnsiTheme="minorEastAsia" w:hint="eastAsia"/>
            </w:rPr>
            <w:delText>像</w:delText>
          </w:r>
        </w:del>
        <w:r w:rsidR="004C66DD">
          <w:rPr>
            <w:rFonts w:asciiTheme="minorEastAsia" w:hAnsiTheme="minorEastAsia" w:hint="eastAsia"/>
          </w:rPr>
          <w:t>太空人介紹如何用自行創立的</w:t>
        </w:r>
        <w:r w:rsidR="004C66DD">
          <w:rPr>
            <w:rFonts w:asciiTheme="minorEastAsia" w:hAnsiTheme="minorEastAsia"/>
          </w:rPr>
          <w:t>AI</w:t>
        </w:r>
        <w:r w:rsidR="004C66DD">
          <w:rPr>
            <w:rFonts w:asciiTheme="minorEastAsia" w:hAnsiTheme="minorEastAsia" w:hint="eastAsia"/>
          </w:rPr>
          <w:t>演算法提升我國福衛八號</w:t>
        </w:r>
      </w:ins>
      <w:ins w:id="64" w:author="林建宏" w:date="2026-04-24T23:40:00Z" w16du:dateUtc="2026-04-24T15:40:00Z">
        <w:r w:rsidR="004C66DD">
          <w:rPr>
            <w:rFonts w:asciiTheme="minorEastAsia" w:hAnsiTheme="minorEastAsia" w:hint="eastAsia"/>
          </w:rPr>
          <w:t>影像的解析度以及</w:t>
        </w:r>
      </w:ins>
      <w:ins w:id="65" w:author="林建宏" w:date="2026-04-24T23:41:00Z" w16du:dateUtc="2026-04-24T15:41:00Z">
        <w:r w:rsidR="004C66DD">
          <w:rPr>
            <w:rFonts w:asciiTheme="minorEastAsia" w:hAnsiTheme="minorEastAsia" w:hint="eastAsia"/>
          </w:rPr>
          <w:t>光譜</w:t>
        </w:r>
      </w:ins>
      <w:ins w:id="66" w:author="林建宏" w:date="2026-04-24T23:40:00Z" w16du:dateUtc="2026-04-24T15:40:00Z">
        <w:r w:rsidR="004C66DD">
          <w:rPr>
            <w:rFonts w:asciiTheme="minorEastAsia" w:hAnsiTheme="minorEastAsia" w:hint="eastAsia"/>
          </w:rPr>
          <w:t>頻段</w:t>
        </w:r>
      </w:ins>
      <w:ins w:id="67" w:author="林建宏" w:date="2026-04-24T23:41:00Z" w16du:dateUtc="2026-04-24T15:41:00Z">
        <w:r w:rsidR="004C66DD">
          <w:rPr>
            <w:rFonts w:asciiTheme="minorEastAsia" w:hAnsiTheme="minorEastAsia" w:hint="eastAsia"/>
          </w:rPr>
          <w:t>數量</w:t>
        </w:r>
      </w:ins>
      <w:ins w:id="68" w:author="林建宏" w:date="2026-04-24T23:42:00Z" w16du:dateUtc="2026-04-24T15:42:00Z">
        <w:r w:rsidR="003C0B90">
          <w:rPr>
            <w:rFonts w:asciiTheme="minorEastAsia" w:hAnsiTheme="minorEastAsia" w:hint="eastAsia"/>
          </w:rPr>
          <w:t>，可以看得更精細、辨別出更多影像物種</w:t>
        </w:r>
      </w:ins>
      <w:ins w:id="69" w:author="林建宏" w:date="2026-04-24T23:41:00Z" w16du:dateUtc="2026-04-24T15:41:00Z">
        <w:r w:rsidR="004C66DD">
          <w:rPr>
            <w:rFonts w:asciiTheme="minorEastAsia" w:hAnsiTheme="minorEastAsia" w:hint="eastAsia"/>
          </w:rPr>
          <w:t>，</w:t>
        </w:r>
      </w:ins>
      <w:ins w:id="70" w:author="林建宏" w:date="2026-04-24T23:42:00Z" w16du:dateUtc="2026-04-24T15:42:00Z">
        <w:r w:rsidR="003C0B90">
          <w:rPr>
            <w:rFonts w:asciiTheme="minorEastAsia" w:hAnsiTheme="minorEastAsia" w:hint="eastAsia"/>
          </w:rPr>
          <w:t>對此林琪兒</w:t>
        </w:r>
      </w:ins>
      <w:ins w:id="71" w:author="林建宏" w:date="2026-04-24T23:41:00Z" w16du:dateUtc="2026-04-24T15:41:00Z">
        <w:r w:rsidR="004C66DD">
          <w:rPr>
            <w:rFonts w:asciiTheme="minorEastAsia" w:hAnsiTheme="minorEastAsia" w:hint="eastAsia"/>
          </w:rPr>
          <w:t>感到印象深刻</w:t>
        </w:r>
      </w:ins>
      <w:ins w:id="72" w:author="林建宏" w:date="2026-04-24T23:42:00Z" w16du:dateUtc="2026-04-24T15:42:00Z">
        <w:r w:rsidR="003C0B90">
          <w:rPr>
            <w:rFonts w:asciiTheme="minorEastAsia" w:hAnsiTheme="minorEastAsia" w:hint="eastAsia"/>
          </w:rPr>
          <w:t>。此次成大團隊</w:t>
        </w:r>
      </w:ins>
      <w:ins w:id="73" w:author="林建宏" w:date="2026-04-24T23:43:00Z" w16du:dateUtc="2026-04-24T15:43:00Z">
        <w:r w:rsidR="003C0B90">
          <w:rPr>
            <w:rFonts w:asciiTheme="minorEastAsia" w:hAnsiTheme="minorEastAsia" w:hint="eastAsia"/>
          </w:rPr>
          <w:t>在近期發射的福衛八號參與極深，包括影像自動化處理系統、解析度提升以及太空科學任務都與國家太空中心有深度合作。</w:t>
        </w:r>
      </w:ins>
    </w:p>
    <w:p w14:paraId="4A4E0A81" w14:textId="03ACBD9A" w:rsidR="008B5EB3" w:rsidDel="00EC10BE" w:rsidRDefault="003C0B90" w:rsidP="00D02706">
      <w:pPr>
        <w:spacing w:line="360" w:lineRule="auto"/>
        <w:jc w:val="both"/>
        <w:rPr>
          <w:ins w:id="74" w:author="林建宏" w:date="2026-04-24T23:26:00Z" w16du:dateUtc="2026-04-24T15:26:00Z"/>
          <w:del w:id="75" w:author="Holmes lin" w:date="2026-04-25T01:24:00Z" w16du:dateUtc="2026-04-24T17:24:00Z"/>
          <w:rFonts w:asciiTheme="minorEastAsia" w:hAnsiTheme="minorEastAsia"/>
        </w:rPr>
      </w:pPr>
      <w:ins w:id="76" w:author="林建宏" w:date="2026-04-24T23:43:00Z" w16du:dateUtc="2026-04-24T15:43:00Z">
        <w:r>
          <w:rPr>
            <w:rFonts w:asciiTheme="minorEastAsia" w:hAnsiTheme="minorEastAsia"/>
          </w:rPr>
          <w:tab/>
        </w:r>
      </w:ins>
      <w:ins w:id="77" w:author="林建宏" w:date="2026-04-24T23:44:00Z" w16du:dateUtc="2026-04-24T15:44:00Z">
        <w:r>
          <w:rPr>
            <w:rFonts w:asciiTheme="minorEastAsia" w:hAnsiTheme="minorEastAsia" w:hint="eastAsia"/>
          </w:rPr>
          <w:t>參訪期間，航太系郭泰延</w:t>
        </w:r>
      </w:ins>
      <w:ins w:id="78" w:author="林建宏" w:date="2026-04-24T23:45:00Z" w16du:dateUtc="2026-04-24T15:45:00Z">
        <w:r>
          <w:rPr>
            <w:rFonts w:asciiTheme="minorEastAsia" w:hAnsiTheme="minorEastAsia" w:hint="eastAsia"/>
          </w:rPr>
          <w:t>助理</w:t>
        </w:r>
      </w:ins>
      <w:ins w:id="79" w:author="林建宏" w:date="2026-04-24T23:44:00Z" w16du:dateUtc="2026-04-24T15:44:00Z">
        <w:r>
          <w:rPr>
            <w:rFonts w:asciiTheme="minorEastAsia" w:hAnsiTheme="minorEastAsia" w:hint="eastAsia"/>
          </w:rPr>
          <w:t>教授特別介紹成大在火箭推進、太空電漿推進器的發展近況，太空系統工程研究所</w:t>
        </w:r>
      </w:ins>
      <w:ins w:id="80" w:author="林建宏" w:date="2026-04-24T23:45:00Z" w16du:dateUtc="2026-04-24T15:45:00Z">
        <w:r>
          <w:rPr>
            <w:rFonts w:asciiTheme="minorEastAsia" w:hAnsiTheme="minorEastAsia" w:hint="eastAsia"/>
          </w:rPr>
          <w:t>林佳廷助理教授與</w:t>
        </w:r>
        <w:r>
          <w:rPr>
            <w:rFonts w:asciiTheme="minorEastAsia" w:hAnsiTheme="minorEastAsia"/>
          </w:rPr>
          <w:t>15</w:t>
        </w:r>
        <w:r>
          <w:rPr>
            <w:rFonts w:asciiTheme="minorEastAsia" w:hAnsiTheme="minorEastAsia" w:hint="eastAsia"/>
          </w:rPr>
          <w:t>位</w:t>
        </w:r>
      </w:ins>
      <w:ins w:id="81" w:author="林建宏" w:date="2026-04-24T23:46:00Z" w16du:dateUtc="2026-04-24T15:46:00Z">
        <w:r>
          <w:rPr>
            <w:rFonts w:asciiTheme="minorEastAsia" w:hAnsiTheme="minorEastAsia" w:hint="eastAsia"/>
          </w:rPr>
          <w:t>學生也開心的與太空人分享下週即將發射</w:t>
        </w:r>
      </w:ins>
      <w:ins w:id="82" w:author="林建宏" w:date="2026-04-24T23:47:00Z" w16du:dateUtc="2026-04-24T15:47:00Z">
        <w:r>
          <w:rPr>
            <w:rFonts w:asciiTheme="minorEastAsia" w:hAnsiTheme="minorEastAsia" w:hint="eastAsia"/>
          </w:rPr>
          <w:t>將應用於</w:t>
        </w:r>
      </w:ins>
      <w:ins w:id="83" w:author="林建宏" w:date="2026-04-24T23:46:00Z" w16du:dateUtc="2026-04-24T15:46:00Z">
        <w:r>
          <w:rPr>
            <w:rFonts w:asciiTheme="minorEastAsia" w:hAnsiTheme="minorEastAsia" w:hint="eastAsia"/>
          </w:rPr>
          <w:t>天然災害</w:t>
        </w:r>
      </w:ins>
      <w:ins w:id="84" w:author="林建宏" w:date="2026-04-24T23:47:00Z" w16du:dateUtc="2026-04-24T15:47:00Z">
        <w:r>
          <w:rPr>
            <w:rFonts w:asciiTheme="minorEastAsia" w:hAnsiTheme="minorEastAsia" w:hint="eastAsia"/>
          </w:rPr>
          <w:t>監測</w:t>
        </w:r>
      </w:ins>
      <w:ins w:id="85" w:author="林建宏" w:date="2026-04-24T23:46:00Z" w16du:dateUtc="2026-04-24T15:46:00Z">
        <w:r>
          <w:rPr>
            <w:rFonts w:asciiTheme="minorEastAsia" w:hAnsiTheme="minorEastAsia" w:hint="eastAsia"/>
          </w:rPr>
          <w:t>、無線電通訊</w:t>
        </w:r>
      </w:ins>
      <w:ins w:id="86" w:author="林建宏" w:date="2026-04-24T23:47:00Z" w16du:dateUtc="2026-04-24T15:47:00Z">
        <w:r>
          <w:rPr>
            <w:rFonts w:asciiTheme="minorEastAsia" w:hAnsiTheme="minorEastAsia" w:hint="eastAsia"/>
          </w:rPr>
          <w:t>實驗的立方衛星。</w:t>
        </w:r>
        <w:r>
          <w:rPr>
            <w:rFonts w:asciiTheme="minorEastAsia" w:hAnsiTheme="minorEastAsia" w:hint="eastAsia"/>
          </w:rPr>
          <w:lastRenderedPageBreak/>
          <w:t>林琪兒醫師</w:t>
        </w:r>
      </w:ins>
      <w:ins w:id="87" w:author="林建宏" w:date="2026-04-24T23:48:00Z" w16du:dateUtc="2026-04-24T15:48:00Z">
        <w:r>
          <w:rPr>
            <w:rFonts w:asciiTheme="minorEastAsia" w:hAnsiTheme="minorEastAsia" w:hint="eastAsia"/>
          </w:rPr>
          <w:t>對</w:t>
        </w:r>
      </w:ins>
      <w:ins w:id="88" w:author="林建宏" w:date="2026-04-24T23:47:00Z" w16du:dateUtc="2026-04-24T15:47:00Z">
        <w:r>
          <w:rPr>
            <w:rFonts w:asciiTheme="minorEastAsia" w:hAnsiTheme="minorEastAsia" w:hint="eastAsia"/>
          </w:rPr>
          <w:t>學生</w:t>
        </w:r>
      </w:ins>
      <w:ins w:id="89" w:author="林建宏" w:date="2026-04-24T23:48:00Z" w16du:dateUtc="2026-04-24T15:48:00Z">
        <w:r>
          <w:rPr>
            <w:rFonts w:asciiTheme="minorEastAsia" w:hAnsiTheme="minorEastAsia" w:hint="eastAsia"/>
          </w:rPr>
          <w:t>極為重視，一一與每位學生對話</w:t>
        </w:r>
      </w:ins>
      <w:ins w:id="90" w:author="林建宏" w:date="2026-04-24T23:49:00Z" w16du:dateUtc="2026-04-24T15:49:00Z">
        <w:r>
          <w:rPr>
            <w:rFonts w:asciiTheme="minorEastAsia" w:hAnsiTheme="minorEastAsia" w:hint="eastAsia"/>
          </w:rPr>
          <w:t>、贈送禮物，</w:t>
        </w:r>
      </w:ins>
      <w:ins w:id="91" w:author="Holmes lin" w:date="2026-04-25T01:19:00Z" w16du:dateUtc="2026-04-24T17:19:00Z">
        <w:r w:rsidR="00266665">
          <w:rPr>
            <w:rFonts w:asciiTheme="minorEastAsia" w:hAnsiTheme="minorEastAsia" w:hint="eastAsia"/>
          </w:rPr>
          <w:t>讓</w:t>
        </w:r>
      </w:ins>
      <w:ins w:id="92" w:author="林建宏" w:date="2026-04-24T23:48:00Z" w16du:dateUtc="2026-04-24T15:48:00Z">
        <w:r>
          <w:rPr>
            <w:rFonts w:asciiTheme="minorEastAsia" w:hAnsiTheme="minorEastAsia" w:hint="eastAsia"/>
          </w:rPr>
          <w:t>學生</w:t>
        </w:r>
      </w:ins>
      <w:ins w:id="93" w:author="林建宏" w:date="2026-04-24T23:49:00Z" w16du:dateUtc="2026-04-24T15:49:00Z">
        <w:r>
          <w:rPr>
            <w:rFonts w:asciiTheme="minorEastAsia" w:hAnsiTheme="minorEastAsia" w:hint="eastAsia"/>
          </w:rPr>
          <w:t>們獲得極大的鼓舞。</w:t>
        </w:r>
      </w:ins>
      <w:del w:id="94" w:author="林建宏" w:date="2026-04-24T23:40:00Z" w16du:dateUtc="2026-04-24T15:40:00Z">
        <w:r w:rsidR="00D02706" w:rsidRPr="00D02706" w:rsidDel="004C66DD">
          <w:rPr>
            <w:rFonts w:asciiTheme="minorEastAsia" w:hAnsiTheme="minorEastAsia" w:hint="eastAsia"/>
          </w:rPr>
          <w:delText xml:space="preserve"> </w:delText>
        </w:r>
      </w:del>
    </w:p>
    <w:p w14:paraId="71B9F115" w14:textId="77777777" w:rsidR="008B5EB3" w:rsidRDefault="008B5EB3" w:rsidP="00D02706">
      <w:pPr>
        <w:spacing w:line="360" w:lineRule="auto"/>
        <w:jc w:val="both"/>
        <w:rPr>
          <w:ins w:id="95" w:author="林建宏" w:date="2026-04-24T23:26:00Z" w16du:dateUtc="2026-04-24T15:26:00Z"/>
          <w:rFonts w:asciiTheme="minorEastAsia" w:hAnsiTheme="minorEastAsia"/>
        </w:rPr>
      </w:pPr>
    </w:p>
    <w:p w14:paraId="38BAE42E" w14:textId="52D191D7" w:rsidR="00AA7E8C" w:rsidRPr="00D02706" w:rsidDel="003C0B90" w:rsidRDefault="00833BF7" w:rsidP="00D02706">
      <w:pPr>
        <w:spacing w:line="360" w:lineRule="auto"/>
        <w:jc w:val="both"/>
        <w:rPr>
          <w:del w:id="96" w:author="林建宏" w:date="2026-04-24T23:49:00Z" w16du:dateUtc="2026-04-24T15:49:00Z"/>
          <w:rFonts w:asciiTheme="minorEastAsia" w:hAnsiTheme="minorEastAsia"/>
        </w:rPr>
      </w:pPr>
      <w:del w:id="97" w:author="林建宏" w:date="2026-04-24T23:49:00Z" w16du:dateUtc="2026-04-24T15:49:00Z">
        <w:r w:rsidRPr="00D02706" w:rsidDel="003C0B90">
          <w:rPr>
            <w:rFonts w:asciiTheme="minorEastAsia" w:hAnsiTheme="minorEastAsia" w:hint="eastAsia"/>
          </w:rPr>
          <w:delText>此</w:delText>
        </w:r>
        <w:r w:rsidR="006304BA" w:rsidRPr="00D02706" w:rsidDel="003C0B90">
          <w:rPr>
            <w:rFonts w:asciiTheme="minorEastAsia" w:hAnsiTheme="minorEastAsia" w:hint="eastAsia"/>
          </w:rPr>
          <w:delText>次參訪內容豐富</w:delText>
        </w:r>
        <w:r w:rsidR="00445362" w:rsidRPr="00D02706" w:rsidDel="003C0B90">
          <w:rPr>
            <w:rFonts w:asciiTheme="minorEastAsia" w:hAnsiTheme="minorEastAsia" w:hint="eastAsia"/>
          </w:rPr>
          <w:delText>多元</w:delText>
        </w:r>
        <w:r w:rsidR="006304BA" w:rsidRPr="00D02706" w:rsidDel="003C0B90">
          <w:rPr>
            <w:rFonts w:asciiTheme="minorEastAsia" w:hAnsiTheme="minorEastAsia" w:hint="eastAsia"/>
          </w:rPr>
          <w:delText>，</w:delText>
        </w:r>
        <w:r w:rsidRPr="00D02706" w:rsidDel="003C0B90">
          <w:rPr>
            <w:rFonts w:asciiTheme="minorEastAsia" w:hAnsiTheme="minorEastAsia" w:hint="eastAsia"/>
          </w:rPr>
          <w:delText>充分</w:delText>
        </w:r>
        <w:r w:rsidR="00B32C77" w:rsidRPr="00D02706" w:rsidDel="003C0B90">
          <w:rPr>
            <w:rFonts w:asciiTheme="minorEastAsia" w:hAnsiTheme="minorEastAsia" w:hint="eastAsia"/>
          </w:rPr>
          <w:delText>展現夏漢民太空科技中心</w:delText>
        </w:r>
        <w:r w:rsidRPr="00D02706" w:rsidDel="003C0B90">
          <w:rPr>
            <w:rFonts w:asciiTheme="minorEastAsia" w:hAnsiTheme="minorEastAsia" w:hint="eastAsia"/>
          </w:rPr>
          <w:delText>堅強</w:delText>
        </w:r>
        <w:r w:rsidR="007A4302" w:rsidRPr="00D02706" w:rsidDel="003C0B90">
          <w:rPr>
            <w:rFonts w:asciiTheme="minorEastAsia" w:hAnsiTheme="minorEastAsia" w:hint="eastAsia"/>
          </w:rPr>
          <w:delText>的</w:delText>
        </w:r>
        <w:r w:rsidR="00B32C77" w:rsidRPr="00D02706" w:rsidDel="003C0B90">
          <w:rPr>
            <w:rFonts w:asciiTheme="minorEastAsia" w:hAnsiTheme="minorEastAsia" w:hint="eastAsia"/>
          </w:rPr>
          <w:delText>跨系所團隊陣容</w:delText>
        </w:r>
        <w:r w:rsidR="00445362" w:rsidRPr="00D02706" w:rsidDel="003C0B90">
          <w:rPr>
            <w:rFonts w:asciiTheme="minorEastAsia" w:hAnsiTheme="minorEastAsia" w:hint="eastAsia"/>
          </w:rPr>
          <w:delText>。</w:delText>
        </w:r>
        <w:r w:rsidR="00B32C77" w:rsidRPr="00D02706" w:rsidDel="003C0B90">
          <w:rPr>
            <w:rFonts w:asciiTheme="minorEastAsia" w:hAnsiTheme="minorEastAsia" w:hint="eastAsia"/>
          </w:rPr>
          <w:delText>由</w:delText>
        </w:r>
        <w:r w:rsidR="007A4302" w:rsidRPr="00D02706" w:rsidDel="003C0B90">
          <w:rPr>
            <w:rFonts w:asciiTheme="minorEastAsia" w:hAnsiTheme="minorEastAsia" w:hint="eastAsia"/>
          </w:rPr>
          <w:delText>地科系</w:delText>
        </w:r>
        <w:r w:rsidR="006C24D9" w:rsidRPr="00D02706" w:rsidDel="003C0B90">
          <w:rPr>
            <w:rFonts w:asciiTheme="minorEastAsia" w:hAnsiTheme="minorEastAsia" w:hint="eastAsia"/>
          </w:rPr>
          <w:delText>林建宏特聘教授介紹夏漢民太空科技中心的起源、</w:delText>
        </w:r>
        <w:r w:rsidR="00B32C77" w:rsidRPr="00D02706" w:rsidDel="003C0B90">
          <w:rPr>
            <w:rFonts w:asciiTheme="minorEastAsia" w:hAnsiTheme="minorEastAsia" w:hint="eastAsia"/>
          </w:rPr>
          <w:delText>物理系陳炳志教授介紹福衛二號高空閃電任務、地科系R</w:delText>
        </w:r>
        <w:r w:rsidR="00B32C77" w:rsidRPr="00D02706" w:rsidDel="003C0B90">
          <w:rPr>
            <w:rFonts w:asciiTheme="minorEastAsia" w:hAnsiTheme="minorEastAsia"/>
          </w:rPr>
          <w:delText>a</w:delText>
        </w:r>
        <w:r w:rsidR="00B32C77" w:rsidRPr="00D02706" w:rsidDel="003C0B90">
          <w:rPr>
            <w:rFonts w:asciiTheme="minorEastAsia" w:hAnsiTheme="minorEastAsia" w:hint="eastAsia"/>
          </w:rPr>
          <w:delText>jesh</w:delText>
        </w:r>
        <w:r w:rsidR="007A4302" w:rsidRPr="00D02706" w:rsidDel="003C0B90">
          <w:rPr>
            <w:rFonts w:asciiTheme="minorEastAsia" w:hAnsiTheme="minorEastAsia" w:hint="eastAsia"/>
          </w:rPr>
          <w:delText>研究員</w:delText>
        </w:r>
        <w:r w:rsidR="00B32C77" w:rsidRPr="00D02706" w:rsidDel="003C0B90">
          <w:rPr>
            <w:rFonts w:asciiTheme="minorEastAsia" w:hAnsiTheme="minorEastAsia" w:hint="eastAsia"/>
          </w:rPr>
          <w:delText>介紹</w:delText>
        </w:r>
        <w:r w:rsidR="005E41ED" w:rsidRPr="00D02706" w:rsidDel="003C0B90">
          <w:rPr>
            <w:rFonts w:asciiTheme="minorEastAsia" w:hAnsiTheme="minorEastAsia" w:hint="eastAsia"/>
          </w:rPr>
          <w:delText>福衛七號與福衛九號太空天氣任務、電機系林家祥教授介紹利用AI超解析技術提升福衛八號遙測影像解析度</w:delText>
        </w:r>
        <w:r w:rsidR="006C24D9" w:rsidRPr="00D02706" w:rsidDel="003C0B90">
          <w:rPr>
            <w:rFonts w:asciiTheme="minorEastAsia" w:hAnsiTheme="minorEastAsia" w:hint="eastAsia"/>
          </w:rPr>
          <w:delText>任務、航太系郭泰延助理教授介紹由航太系所自行研發的推進技術。</w:delText>
        </w:r>
      </w:del>
    </w:p>
    <w:p w14:paraId="523E95E2" w14:textId="3AF41AC9" w:rsidR="00AA7E8C" w:rsidRPr="00D02706" w:rsidRDefault="00AA7E8C" w:rsidP="00D02706">
      <w:pPr>
        <w:spacing w:line="360" w:lineRule="auto"/>
        <w:jc w:val="both"/>
        <w:rPr>
          <w:rFonts w:asciiTheme="minorEastAsia" w:hAnsiTheme="minorEastAsia"/>
        </w:rPr>
      </w:pPr>
      <w:r w:rsidRPr="00D02706">
        <w:rPr>
          <w:rFonts w:asciiTheme="minorEastAsia" w:hAnsiTheme="minorEastAsia" w:hint="eastAsia"/>
        </w:rPr>
        <w:t xml:space="preserve">    </w:t>
      </w:r>
      <w:ins w:id="98" w:author="Holmes lin" w:date="2026-04-25T12:38:00Z" w16du:dateUtc="2026-04-25T04:38:00Z">
        <w:r w:rsidR="00526E23">
          <w:rPr>
            <w:rFonts w:asciiTheme="minorEastAsia" w:hAnsiTheme="minorEastAsia" w:hint="eastAsia"/>
          </w:rPr>
          <w:t xml:space="preserve">   </w:t>
        </w:r>
      </w:ins>
      <w:ins w:id="99" w:author="Holmes lin" w:date="2026-04-25T12:39:00Z" w16du:dateUtc="2026-04-25T04:39:00Z">
        <w:r w:rsidR="00526E23">
          <w:rPr>
            <w:rFonts w:asciiTheme="minorEastAsia" w:hAnsiTheme="minorEastAsia" w:hint="eastAsia"/>
          </w:rPr>
          <w:t xml:space="preserve"> </w:t>
        </w:r>
      </w:ins>
      <w:r w:rsidRPr="00D02706">
        <w:rPr>
          <w:rFonts w:asciiTheme="minorEastAsia" w:hAnsiTheme="minorEastAsia" w:hint="eastAsia"/>
        </w:rPr>
        <w:t>在人才培育方面，太空系統工程研究所的林佳廷助理教授展示由超過30名學生團隊自主研發的立方衛星以及相關的地面操控站設施，呈現夏漢民太空科技中心的教學研發成果。這個立方衛星將於下</w:t>
      </w:r>
      <w:ins w:id="100" w:author="Holmes lin" w:date="2026-04-25T01:23:00Z" w16du:dateUtc="2026-04-24T17:23:00Z">
        <w:r w:rsidR="00BB785E">
          <w:rPr>
            <w:rFonts w:asciiTheme="minorEastAsia" w:hAnsiTheme="minorEastAsia" w:hint="eastAsia"/>
          </w:rPr>
          <w:t>週</w:t>
        </w:r>
      </w:ins>
      <w:del w:id="101" w:author="Holmes lin" w:date="2026-04-25T01:23:00Z" w16du:dateUtc="2026-04-24T17:23:00Z">
        <w:r w:rsidRPr="00D02706" w:rsidDel="00BB785E">
          <w:rPr>
            <w:rFonts w:asciiTheme="minorEastAsia" w:hAnsiTheme="minorEastAsia" w:hint="eastAsia"/>
          </w:rPr>
          <w:delText>個月</w:delText>
        </w:r>
      </w:del>
      <w:r w:rsidRPr="00D02706">
        <w:rPr>
          <w:rFonts w:asciiTheme="minorEastAsia" w:hAnsiTheme="minorEastAsia" w:hint="eastAsia"/>
        </w:rPr>
        <w:t>在美國進行發射。</w:t>
      </w:r>
    </w:p>
    <w:p w14:paraId="3DE5DA22" w14:textId="2A506D5D" w:rsidR="00D02706" w:rsidRDefault="00AA7E8C" w:rsidP="00D02706">
      <w:pPr>
        <w:spacing w:line="360" w:lineRule="auto"/>
        <w:jc w:val="both"/>
        <w:rPr>
          <w:rFonts w:asciiTheme="minorEastAsia" w:hAnsiTheme="minorEastAsia"/>
        </w:rPr>
      </w:pPr>
      <w:r w:rsidRPr="00D02706">
        <w:rPr>
          <w:rFonts w:asciiTheme="minorEastAsia" w:hAnsiTheme="minorEastAsia" w:hint="eastAsia"/>
        </w:rPr>
        <w:t xml:space="preserve">    </w:t>
      </w:r>
      <w:r w:rsidR="00D02706" w:rsidRPr="00D02706">
        <w:rPr>
          <w:rFonts w:asciiTheme="minorEastAsia" w:hAnsiTheme="minorEastAsia" w:hint="eastAsia"/>
        </w:rPr>
        <w:t>本次</w:t>
      </w:r>
      <w:r w:rsidRPr="00D02706">
        <w:rPr>
          <w:rFonts w:asciiTheme="minorEastAsia" w:hAnsiTheme="minorEastAsia" w:hint="eastAsia"/>
        </w:rPr>
        <w:t>活動中特別安排林琪兒</w:t>
      </w:r>
      <w:ins w:id="102" w:author="Holmes lin" w:date="2026-04-25T01:24:00Z" w16du:dateUtc="2026-04-24T17:24:00Z">
        <w:r w:rsidR="00377EA6">
          <w:rPr>
            <w:rFonts w:asciiTheme="minorEastAsia" w:hAnsiTheme="minorEastAsia" w:hint="eastAsia"/>
          </w:rPr>
          <w:t>醫師</w:t>
        </w:r>
      </w:ins>
      <w:del w:id="103" w:author="Holmes lin" w:date="2026-04-25T01:22:00Z" w16du:dateUtc="2026-04-24T17:22:00Z">
        <w:r w:rsidRPr="00D02706" w:rsidDel="00D04037">
          <w:rPr>
            <w:rFonts w:asciiTheme="minorEastAsia" w:hAnsiTheme="minorEastAsia" w:hint="eastAsia"/>
          </w:rPr>
          <w:delText>太空人</w:delText>
        </w:r>
      </w:del>
      <w:r w:rsidRPr="00D02706">
        <w:rPr>
          <w:rFonts w:asciiTheme="minorEastAsia" w:hAnsiTheme="minorEastAsia" w:hint="eastAsia"/>
        </w:rPr>
        <w:t>在其於國際太空站拍攝的台灣影像上親筆簽名留念，象徵台灣與國際太空社群之間的連結與交流。最後，他也</w:t>
      </w:r>
      <w:ins w:id="104" w:author="Holmes lin" w:date="2026-04-25T01:25:00Z" w16du:dateUtc="2026-04-24T17:25:00Z">
        <w:r w:rsidR="009B0391">
          <w:rPr>
            <w:rFonts w:asciiTheme="minorEastAsia" w:hAnsiTheme="minorEastAsia" w:hint="eastAsia"/>
          </w:rPr>
          <w:t>熱情地</w:t>
        </w:r>
      </w:ins>
      <w:r w:rsidRPr="00D02706">
        <w:rPr>
          <w:rFonts w:asciiTheme="minorEastAsia" w:hAnsiTheme="minorEastAsia" w:hint="eastAsia"/>
        </w:rPr>
        <w:t>與立方衛星學生團隊合影，鼓勵年輕學子持續投入太空科技領域。</w:t>
      </w:r>
    </w:p>
    <w:p w14:paraId="31DB9F81" w14:textId="35D54C8C" w:rsidR="00AA7E8C" w:rsidRPr="00D02706" w:rsidRDefault="00D02706" w:rsidP="00D02706">
      <w:pPr>
        <w:spacing w:line="36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    </w:t>
      </w:r>
      <w:r w:rsidR="00AA7E8C" w:rsidRPr="00D02706">
        <w:rPr>
          <w:rFonts w:asciiTheme="minorEastAsia" w:hAnsiTheme="minorEastAsia" w:hint="eastAsia"/>
        </w:rPr>
        <w:t>林琪兒</w:t>
      </w:r>
      <w:ins w:id="105" w:author="Holmes lin" w:date="2026-04-25T01:25:00Z" w16du:dateUtc="2026-04-24T17:25:00Z">
        <w:r w:rsidR="00252C24">
          <w:rPr>
            <w:rFonts w:asciiTheme="minorEastAsia" w:hAnsiTheme="minorEastAsia" w:hint="eastAsia"/>
          </w:rPr>
          <w:t>醫師</w:t>
        </w:r>
      </w:ins>
      <w:del w:id="106" w:author="Holmes lin" w:date="2026-04-25T01:25:00Z" w16du:dateUtc="2026-04-24T17:25:00Z">
        <w:r w:rsidR="00AA7E8C" w:rsidRPr="00D02706" w:rsidDel="00252C24">
          <w:rPr>
            <w:rFonts w:asciiTheme="minorEastAsia" w:hAnsiTheme="minorEastAsia" w:hint="eastAsia"/>
          </w:rPr>
          <w:delText>博士</w:delText>
        </w:r>
      </w:del>
      <w:r w:rsidR="00AA7E8C" w:rsidRPr="00D02706">
        <w:rPr>
          <w:rFonts w:asciiTheme="minorEastAsia" w:hAnsiTheme="minorEastAsia" w:hint="eastAsia"/>
        </w:rPr>
        <w:t>對夏漢民太空科技中心在國家太空任務的參與、國際合作以及立方衛星發展等面向的成果表達高度肯定。夏漢民太空科技中心未來將持續以「國家任務、國際合作、立方衛星」為核心發展方向，深化科研能量並培育太空科技人才，積極推動台灣邁向國際太空舞台。</w:t>
      </w:r>
    </w:p>
    <w:p w14:paraId="6C316B60" w14:textId="77777777" w:rsidR="00AA7E8C" w:rsidRDefault="00AA7E8C" w:rsidP="006C24D9">
      <w:pPr>
        <w:jc w:val="both"/>
        <w:rPr>
          <w:rFonts w:ascii="標楷體" w:eastAsia="標楷體" w:hAnsi="標楷體"/>
        </w:rPr>
      </w:pPr>
    </w:p>
    <w:p w14:paraId="455ECF05" w14:textId="77777777" w:rsidR="00AA7E8C" w:rsidRDefault="00AA7E8C" w:rsidP="006C24D9">
      <w:pPr>
        <w:jc w:val="both"/>
        <w:rPr>
          <w:rFonts w:ascii="標楷體" w:eastAsia="標楷體" w:hAnsi="標楷體"/>
        </w:rPr>
      </w:pPr>
    </w:p>
    <w:p w14:paraId="49151DB4" w14:textId="77777777" w:rsidR="00D02706" w:rsidRDefault="00D02706" w:rsidP="006C24D9">
      <w:pPr>
        <w:jc w:val="both"/>
        <w:rPr>
          <w:rFonts w:ascii="標楷體" w:eastAsia="標楷體" w:hAnsi="標楷體"/>
        </w:rPr>
      </w:pPr>
    </w:p>
    <w:p w14:paraId="4EBA9C8F" w14:textId="77777777" w:rsidR="00D02706" w:rsidRDefault="00D02706" w:rsidP="00D02706">
      <w:r>
        <w:rPr>
          <w:rFonts w:hint="eastAsia"/>
          <w:noProof/>
        </w:rPr>
        <w:lastRenderedPageBreak/>
        <w:drawing>
          <wp:inline distT="0" distB="0" distL="0" distR="0" wp14:anchorId="23E996A4" wp14:editId="5344CD38">
            <wp:extent cx="5267325" cy="3952875"/>
            <wp:effectExtent l="0" t="0" r="0" b="0"/>
            <wp:docPr id="956115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F0DD" w14:textId="1F82ECF6" w:rsidR="00D02706" w:rsidRPr="00D02706" w:rsidRDefault="00D02706" w:rsidP="00D02706">
      <w:pPr>
        <w:jc w:val="center"/>
        <w:rPr>
          <w:rFonts w:ascii="標楷體" w:eastAsia="標楷體" w:hAnsi="標楷體"/>
        </w:rPr>
      </w:pPr>
      <w:r w:rsidRPr="00D02706">
        <w:rPr>
          <w:rFonts w:ascii="標楷體" w:eastAsia="標楷體" w:hAnsi="標楷體" w:hint="eastAsia"/>
        </w:rPr>
        <w:t>林琪兒</w:t>
      </w:r>
      <w:ins w:id="107" w:author="Holmes lin" w:date="2026-04-25T01:28:00Z" w16du:dateUtc="2026-04-24T17:28:00Z">
        <w:r w:rsidR="001E6081">
          <w:rPr>
            <w:rFonts w:ascii="標楷體" w:eastAsia="標楷體" w:hAnsi="標楷體" w:hint="eastAsia"/>
          </w:rPr>
          <w:t>醫師</w:t>
        </w:r>
      </w:ins>
      <w:del w:id="108" w:author="Holmes lin" w:date="2026-04-25T01:28:00Z" w16du:dateUtc="2026-04-24T17:28:00Z">
        <w:r w:rsidRPr="00D02706" w:rsidDel="001E6081">
          <w:rPr>
            <w:rFonts w:ascii="標楷體" w:eastAsia="標楷體" w:hAnsi="標楷體" w:hint="eastAsia"/>
          </w:rPr>
          <w:delText>博士</w:delText>
        </w:r>
      </w:del>
      <w:r w:rsidRPr="00D02706">
        <w:rPr>
          <w:rFonts w:ascii="標楷體" w:eastAsia="標楷體" w:hAnsi="標楷體" w:hint="eastAsia"/>
        </w:rPr>
        <w:t>在國際太空站</w:t>
      </w:r>
      <w:r>
        <w:rPr>
          <w:rFonts w:ascii="標楷體" w:eastAsia="標楷體" w:hAnsi="標楷體" w:hint="eastAsia"/>
        </w:rPr>
        <w:t>上</w:t>
      </w:r>
      <w:r w:rsidRPr="00D02706">
        <w:rPr>
          <w:rFonts w:ascii="標楷體" w:eastAsia="標楷體" w:hAnsi="標楷體" w:hint="eastAsia"/>
        </w:rPr>
        <w:t>親手拍攝的台灣照片簽名留念</w:t>
      </w:r>
    </w:p>
    <w:p w14:paraId="0669431A" w14:textId="77777777" w:rsidR="00D02706" w:rsidRDefault="00D02706" w:rsidP="00D02706">
      <w:r>
        <w:rPr>
          <w:rFonts w:hint="eastAsia"/>
          <w:noProof/>
        </w:rPr>
        <w:drawing>
          <wp:inline distT="0" distB="0" distL="0" distR="0" wp14:anchorId="1181CDAA" wp14:editId="3BBBB0F3">
            <wp:extent cx="5267325" cy="3514725"/>
            <wp:effectExtent l="0" t="0" r="0" b="0"/>
            <wp:docPr id="17554528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6604" w14:textId="163C8BBF" w:rsidR="00AA7E8C" w:rsidRDefault="00D02706" w:rsidP="00D02706">
      <w:pPr>
        <w:jc w:val="center"/>
        <w:rPr>
          <w:rFonts w:ascii="標楷體" w:eastAsia="標楷體" w:hAnsi="標楷體"/>
        </w:rPr>
      </w:pPr>
      <w:r w:rsidRPr="00D02706">
        <w:rPr>
          <w:rFonts w:ascii="標楷體" w:eastAsia="標楷體" w:hAnsi="標楷體" w:hint="eastAsia"/>
        </w:rPr>
        <w:t>林琪兒</w:t>
      </w:r>
      <w:ins w:id="109" w:author="Holmes lin" w:date="2026-04-25T01:28:00Z" w16du:dateUtc="2026-04-24T17:28:00Z">
        <w:r w:rsidR="001E6081">
          <w:rPr>
            <w:rFonts w:ascii="標楷體" w:eastAsia="標楷體" w:hAnsi="標楷體" w:hint="eastAsia"/>
          </w:rPr>
          <w:t>醫師</w:t>
        </w:r>
      </w:ins>
      <w:del w:id="110" w:author="Holmes lin" w:date="2026-04-25T01:28:00Z" w16du:dateUtc="2026-04-24T17:28:00Z">
        <w:r w:rsidRPr="00D02706" w:rsidDel="001E6081">
          <w:rPr>
            <w:rFonts w:ascii="標楷體" w:eastAsia="標楷體" w:hAnsi="標楷體" w:hint="eastAsia"/>
          </w:rPr>
          <w:delText>博士</w:delText>
        </w:r>
      </w:del>
      <w:r w:rsidRPr="00D02706">
        <w:rPr>
          <w:rFonts w:ascii="標楷體" w:eastAsia="標楷體" w:hAnsi="標楷體" w:hint="eastAsia"/>
        </w:rPr>
        <w:t>參觀</w:t>
      </w:r>
      <w:del w:id="111" w:author="Holmes lin" w:date="2026-04-25T01:43:00Z" w16du:dateUtc="2026-04-24T17:43:00Z">
        <w:r w:rsidRPr="00D02706" w:rsidDel="00B1083E">
          <w:rPr>
            <w:rFonts w:ascii="標楷體" w:eastAsia="標楷體" w:hAnsi="標楷體" w:hint="eastAsia"/>
          </w:rPr>
          <w:delText>夏漢民太空科技</w:delText>
        </w:r>
      </w:del>
      <w:r w:rsidRPr="00D02706">
        <w:rPr>
          <w:rFonts w:ascii="標楷體" w:eastAsia="標楷體" w:hAnsi="標楷體" w:hint="eastAsia"/>
        </w:rPr>
        <w:t>中心地面操控站</w:t>
      </w:r>
    </w:p>
    <w:p w14:paraId="779DCD64" w14:textId="77777777" w:rsidR="00D02706" w:rsidRDefault="00D02706" w:rsidP="00D02706">
      <w:r>
        <w:rPr>
          <w:noProof/>
        </w:rPr>
        <w:lastRenderedPageBreak/>
        <w:drawing>
          <wp:inline distT="0" distB="0" distL="0" distR="0" wp14:anchorId="780FC9E0" wp14:editId="10C09EF9">
            <wp:extent cx="5267325" cy="3517900"/>
            <wp:effectExtent l="0" t="0" r="9525" b="6350"/>
            <wp:docPr id="76103159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E25D2" w14:textId="2869AA78" w:rsidR="00D02706" w:rsidRPr="00AA7E8C" w:rsidRDefault="002E6205" w:rsidP="00D02706">
      <w:pPr>
        <w:jc w:val="center"/>
        <w:rPr>
          <w:rFonts w:ascii="標楷體" w:eastAsia="標楷體" w:hAnsi="標楷體"/>
        </w:rPr>
      </w:pPr>
      <w:ins w:id="112" w:author="Holmes lin" w:date="2026-04-25T01:36:00Z" w16du:dateUtc="2026-04-24T17:36:00Z">
        <w:r>
          <w:rPr>
            <w:rFonts w:ascii="標楷體" w:eastAsia="標楷體" w:hAnsi="標楷體" w:hint="eastAsia"/>
          </w:rPr>
          <w:t>中心</w:t>
        </w:r>
      </w:ins>
      <w:r w:rsidR="00D02706" w:rsidRPr="00D02706">
        <w:rPr>
          <w:rFonts w:ascii="標楷體" w:eastAsia="標楷體" w:hAnsi="標楷體" w:hint="eastAsia"/>
        </w:rPr>
        <w:t>立方衛星學生團隊與林琪兒</w:t>
      </w:r>
      <w:ins w:id="113" w:author="Holmes lin" w:date="2026-04-25T01:29:00Z" w16du:dateUtc="2026-04-24T17:29:00Z">
        <w:r w:rsidR="0026672A">
          <w:rPr>
            <w:rFonts w:ascii="標楷體" w:eastAsia="標楷體" w:hAnsi="標楷體" w:hint="eastAsia"/>
          </w:rPr>
          <w:t>醫師</w:t>
        </w:r>
      </w:ins>
      <w:del w:id="114" w:author="Holmes lin" w:date="2026-04-25T01:29:00Z" w16du:dateUtc="2026-04-24T17:29:00Z">
        <w:r w:rsidR="00D02706" w:rsidRPr="00D02706" w:rsidDel="001E6081">
          <w:rPr>
            <w:rFonts w:ascii="標楷體" w:eastAsia="標楷體" w:hAnsi="標楷體" w:hint="eastAsia"/>
          </w:rPr>
          <w:delText>太空</w:delText>
        </w:r>
      </w:del>
      <w:del w:id="115" w:author="Holmes lin" w:date="2026-04-25T01:28:00Z" w16du:dateUtc="2026-04-24T17:28:00Z">
        <w:r w:rsidR="00D02706" w:rsidRPr="00D02706" w:rsidDel="001E6081">
          <w:rPr>
            <w:rFonts w:ascii="標楷體" w:eastAsia="標楷體" w:hAnsi="標楷體" w:hint="eastAsia"/>
          </w:rPr>
          <w:delText>人</w:delText>
        </w:r>
      </w:del>
      <w:r w:rsidR="00D02706" w:rsidRPr="00D02706">
        <w:rPr>
          <w:rFonts w:ascii="標楷體" w:eastAsia="標楷體" w:hAnsi="標楷體" w:hint="eastAsia"/>
        </w:rPr>
        <w:t>合影</w:t>
      </w:r>
    </w:p>
    <w:p w14:paraId="5C589EFF" w14:textId="6DF56A86" w:rsidR="00AA7E8C" w:rsidRDefault="00AA7E8C" w:rsidP="006C24D9">
      <w:pPr>
        <w:jc w:val="both"/>
      </w:pPr>
      <w:r>
        <w:rPr>
          <w:noProof/>
        </w:rPr>
        <w:drawing>
          <wp:inline distT="0" distB="0" distL="0" distR="0" wp14:anchorId="5511E03C" wp14:editId="35BC3E0F">
            <wp:extent cx="5274310" cy="3515360"/>
            <wp:effectExtent l="0" t="0" r="2540" b="8890"/>
            <wp:docPr id="198603387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D000" w14:textId="529F2A65" w:rsidR="00AA7E8C" w:rsidRPr="00AA7E8C" w:rsidRDefault="00D02706" w:rsidP="006C24D9">
      <w:pPr>
        <w:jc w:val="both"/>
        <w:rPr>
          <w:rFonts w:ascii="標楷體" w:eastAsia="標楷體" w:hAnsi="標楷體"/>
          <w:sz w:val="20"/>
          <w:szCs w:val="20"/>
        </w:rPr>
      </w:pPr>
      <w:del w:id="116" w:author="Holmes lin" w:date="2026-04-25T01:30:00Z" w16du:dateUtc="2026-04-24T17:30:00Z">
        <w:r w:rsidDel="00375981">
          <w:rPr>
            <w:rFonts w:ascii="標楷體" w:eastAsia="標楷體" w:hAnsi="標楷體" w:hint="eastAsia"/>
            <w:sz w:val="20"/>
            <w:szCs w:val="20"/>
          </w:rPr>
          <w:delText>(</w:delText>
        </w:r>
        <w:r w:rsidR="00AA7E8C" w:rsidRPr="00AA7E8C" w:rsidDel="00375981">
          <w:rPr>
            <w:rFonts w:ascii="標楷體" w:eastAsia="標楷體" w:hAnsi="標楷體" w:hint="eastAsia"/>
            <w:sz w:val="20"/>
            <w:szCs w:val="20"/>
          </w:rPr>
          <w:delText>左至右</w:delText>
        </w:r>
        <w:r w:rsidDel="00375981">
          <w:rPr>
            <w:rFonts w:ascii="標楷體" w:eastAsia="標楷體" w:hAnsi="標楷體" w:hint="eastAsia"/>
            <w:sz w:val="20"/>
            <w:szCs w:val="20"/>
          </w:rPr>
          <w:delText>)</w:delText>
        </w:r>
        <w:r w:rsidR="00AA7E8C" w:rsidRPr="00AA7E8C" w:rsidDel="00375981">
          <w:rPr>
            <w:rFonts w:ascii="標楷體" w:eastAsia="標楷體" w:hAnsi="標楷體" w:hint="eastAsia"/>
            <w:sz w:val="20"/>
            <w:szCs w:val="20"/>
          </w:rPr>
          <w:delText>：</w:delText>
        </w:r>
      </w:del>
      <w:ins w:id="117" w:author="Holmes lin" w:date="2026-04-25T01:30:00Z" w16du:dateUtc="2026-04-24T17:30:00Z">
        <w:r w:rsidR="00375981">
          <w:rPr>
            <w:rFonts w:ascii="標楷體" w:eastAsia="標楷體" w:hAnsi="標楷體" w:hint="eastAsia"/>
            <w:sz w:val="20"/>
            <w:szCs w:val="20"/>
          </w:rPr>
          <w:t>中心團隊成員(</w:t>
        </w:r>
        <w:r w:rsidR="00BC3044">
          <w:rPr>
            <w:rFonts w:ascii="標楷體" w:eastAsia="標楷體" w:hAnsi="標楷體" w:hint="eastAsia"/>
            <w:sz w:val="20"/>
            <w:szCs w:val="20"/>
          </w:rPr>
          <w:t>左至右):</w:t>
        </w:r>
      </w:ins>
      <w:r w:rsidR="00AA7E8C" w:rsidRPr="00AA7E8C">
        <w:rPr>
          <w:rFonts w:ascii="標楷體" w:eastAsia="標楷體" w:hAnsi="標楷體" w:hint="eastAsia"/>
          <w:sz w:val="20"/>
          <w:szCs w:val="20"/>
        </w:rPr>
        <w:t>地科系</w:t>
      </w:r>
      <w:del w:id="118" w:author="Holmes lin" w:date="2026-04-25T01:29:00Z" w16du:dateUtc="2026-04-24T17:29:00Z">
        <w:r w:rsidR="00AA7E8C" w:rsidRPr="00AA7E8C" w:rsidDel="0026672A">
          <w:rPr>
            <w:rFonts w:ascii="標楷體" w:eastAsia="標楷體" w:hAnsi="標楷體" w:hint="eastAsia"/>
            <w:sz w:val="20"/>
            <w:szCs w:val="20"/>
          </w:rPr>
          <w:delText xml:space="preserve"> </w:delText>
        </w:r>
      </w:del>
      <w:ins w:id="119" w:author="Holmes lin" w:date="2026-04-25T01:29:00Z" w16du:dateUtc="2026-04-24T17:29:00Z">
        <w:r w:rsidR="0026672A">
          <w:rPr>
            <w:rFonts w:ascii="標楷體" w:eastAsia="標楷體" w:hAnsi="標楷體" w:hint="eastAsia"/>
            <w:sz w:val="20"/>
            <w:szCs w:val="20"/>
          </w:rPr>
          <w:t>查傑希</w:t>
        </w:r>
      </w:ins>
      <w:del w:id="120" w:author="Holmes lin" w:date="2026-04-25T01:29:00Z" w16du:dateUtc="2026-04-24T17:29:00Z">
        <w:r w:rsidR="00AA7E8C" w:rsidRPr="00AA7E8C" w:rsidDel="0026672A">
          <w:rPr>
            <w:rFonts w:ascii="標楷體" w:eastAsia="標楷體" w:hAnsi="標楷體" w:hint="eastAsia"/>
            <w:sz w:val="20"/>
            <w:szCs w:val="20"/>
          </w:rPr>
          <w:delText xml:space="preserve">Rajesh </w:delText>
        </w:r>
      </w:del>
      <w:r w:rsidR="00AA7E8C" w:rsidRPr="00AA7E8C">
        <w:rPr>
          <w:rFonts w:ascii="標楷體" w:eastAsia="標楷體" w:hAnsi="標楷體" w:hint="eastAsia"/>
          <w:sz w:val="20"/>
          <w:szCs w:val="20"/>
        </w:rPr>
        <w:t>研究員、地科系陳佳宏副教授、太空所林佳廷助理教授、物理系陳炳志教授、林琪兒</w:t>
      </w:r>
      <w:ins w:id="121" w:author="Holmes lin" w:date="2026-04-25T01:31:00Z" w16du:dateUtc="2026-04-24T17:31:00Z">
        <w:r w:rsidR="00BC3044">
          <w:rPr>
            <w:rFonts w:ascii="標楷體" w:eastAsia="標楷體" w:hAnsi="標楷體" w:hint="eastAsia"/>
            <w:sz w:val="20"/>
            <w:szCs w:val="20"/>
          </w:rPr>
          <w:t>醫師</w:t>
        </w:r>
      </w:ins>
      <w:del w:id="122" w:author="Holmes lin" w:date="2026-04-25T01:31:00Z" w16du:dateUtc="2026-04-24T17:31:00Z">
        <w:r w:rsidR="00AA7E8C" w:rsidRPr="00AA7E8C" w:rsidDel="00BC3044">
          <w:rPr>
            <w:rFonts w:ascii="標楷體" w:eastAsia="標楷體" w:hAnsi="標楷體" w:hint="eastAsia"/>
            <w:sz w:val="20"/>
            <w:szCs w:val="20"/>
          </w:rPr>
          <w:delText>博士</w:delText>
        </w:r>
      </w:del>
      <w:r w:rsidR="00AA7E8C" w:rsidRPr="00AA7E8C">
        <w:rPr>
          <w:rFonts w:ascii="標楷體" w:eastAsia="標楷體" w:hAnsi="標楷體" w:hint="eastAsia"/>
          <w:sz w:val="20"/>
          <w:szCs w:val="20"/>
        </w:rPr>
        <w:t>、電機系林家祥教授、地科系陳世平</w:t>
      </w:r>
      <w:ins w:id="123" w:author="Holmes lin" w:date="2026-04-25T01:31:00Z" w16du:dateUtc="2026-04-24T17:31:00Z">
        <w:r w:rsidR="00827468">
          <w:rPr>
            <w:rFonts w:ascii="標楷體" w:eastAsia="標楷體" w:hAnsi="標楷體" w:hint="eastAsia"/>
            <w:sz w:val="20"/>
            <w:szCs w:val="20"/>
          </w:rPr>
          <w:t>博士</w:t>
        </w:r>
      </w:ins>
      <w:del w:id="124" w:author="Holmes lin" w:date="2026-04-25T01:31:00Z" w16du:dateUtc="2026-04-24T17:31:00Z">
        <w:r w:rsidR="00AA7E8C" w:rsidRPr="00AA7E8C" w:rsidDel="00827468">
          <w:rPr>
            <w:rFonts w:ascii="標楷體" w:eastAsia="標楷體" w:hAnsi="標楷體" w:hint="eastAsia"/>
            <w:sz w:val="20"/>
            <w:szCs w:val="20"/>
          </w:rPr>
          <w:delText>研究員</w:delText>
        </w:r>
      </w:del>
      <w:r w:rsidR="00AA7E8C" w:rsidRPr="00AA7E8C">
        <w:rPr>
          <w:rFonts w:ascii="標楷體" w:eastAsia="標楷體" w:hAnsi="標楷體" w:hint="eastAsia"/>
          <w:sz w:val="20"/>
          <w:szCs w:val="20"/>
        </w:rPr>
        <w:t>、測量系林昭宏教授、航太系郭泰延</w:t>
      </w:r>
      <w:ins w:id="125" w:author="Holmes lin" w:date="2026-04-25T01:31:00Z" w16du:dateUtc="2026-04-24T17:31:00Z">
        <w:r w:rsidR="00827468">
          <w:rPr>
            <w:rFonts w:ascii="標楷體" w:eastAsia="標楷體" w:hAnsi="標楷體" w:hint="eastAsia"/>
            <w:sz w:val="20"/>
            <w:szCs w:val="20"/>
          </w:rPr>
          <w:t>助理</w:t>
        </w:r>
      </w:ins>
      <w:r w:rsidR="00AA7E8C" w:rsidRPr="00AA7E8C">
        <w:rPr>
          <w:rFonts w:ascii="標楷體" w:eastAsia="標楷體" w:hAnsi="標楷體" w:hint="eastAsia"/>
          <w:sz w:val="20"/>
          <w:szCs w:val="20"/>
        </w:rPr>
        <w:t>教授、</w:t>
      </w:r>
      <w:ins w:id="126" w:author="Holmes lin" w:date="2026-04-25T01:32:00Z" w16du:dateUtc="2026-04-24T17:32:00Z">
        <w:r w:rsidR="00166390">
          <w:rPr>
            <w:rFonts w:ascii="標楷體" w:eastAsia="標楷體" w:hAnsi="標楷體" w:hint="eastAsia"/>
            <w:sz w:val="20"/>
            <w:szCs w:val="20"/>
          </w:rPr>
          <w:t>地科系兼</w:t>
        </w:r>
      </w:ins>
      <w:del w:id="127" w:author="Holmes lin" w:date="2026-04-25T01:31:00Z" w16du:dateUtc="2026-04-24T17:31:00Z">
        <w:r w:rsidR="00AA7E8C" w:rsidRPr="00AA7E8C" w:rsidDel="00166390">
          <w:rPr>
            <w:rFonts w:ascii="標楷體" w:eastAsia="標楷體" w:hAnsi="標楷體" w:hint="eastAsia"/>
            <w:sz w:val="20"/>
            <w:szCs w:val="20"/>
          </w:rPr>
          <w:delText>夏漢民太空科技</w:delText>
        </w:r>
      </w:del>
      <w:r w:rsidR="00AA7E8C" w:rsidRPr="00AA7E8C">
        <w:rPr>
          <w:rFonts w:ascii="標楷體" w:eastAsia="標楷體" w:hAnsi="標楷體" w:hint="eastAsia"/>
          <w:sz w:val="20"/>
          <w:szCs w:val="20"/>
        </w:rPr>
        <w:t>中心主任林建宏特聘教授</w:t>
      </w:r>
    </w:p>
    <w:p w14:paraId="336B936B" w14:textId="0949F94D" w:rsidR="00AA7E8C" w:rsidRDefault="00AA7E8C" w:rsidP="00AA7E8C">
      <w:pPr>
        <w:jc w:val="center"/>
      </w:pPr>
      <w:r>
        <w:rPr>
          <w:noProof/>
        </w:rPr>
        <w:lastRenderedPageBreak/>
        <w:drawing>
          <wp:inline distT="0" distB="0" distL="0" distR="0" wp14:anchorId="75EDC2EE" wp14:editId="2BA42E0C">
            <wp:extent cx="4981575" cy="6636106"/>
            <wp:effectExtent l="0" t="0" r="0" b="4445"/>
            <wp:docPr id="39918098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663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11DF" w14:textId="1C6FE393" w:rsidR="00AA7E8C" w:rsidRPr="0040419B" w:rsidRDefault="002E6205" w:rsidP="00AA7E8C">
      <w:pPr>
        <w:jc w:val="center"/>
        <w:rPr>
          <w:rFonts w:ascii="標楷體" w:eastAsia="標楷體" w:hAnsi="標楷體"/>
        </w:rPr>
      </w:pPr>
      <w:ins w:id="128" w:author="Holmes lin" w:date="2026-04-25T01:36:00Z" w16du:dateUtc="2026-04-24T17:36:00Z">
        <w:r>
          <w:rPr>
            <w:rFonts w:ascii="標楷體" w:eastAsia="標楷體" w:hAnsi="標楷體" w:hint="eastAsia"/>
          </w:rPr>
          <w:t>中心</w:t>
        </w:r>
      </w:ins>
      <w:ins w:id="129" w:author="Holmes lin" w:date="2026-04-25T01:37:00Z" w16du:dateUtc="2026-04-24T17:37:00Z">
        <w:r w:rsidR="00006D72">
          <w:rPr>
            <w:rFonts w:ascii="標楷體" w:eastAsia="標楷體" w:hAnsi="標楷體" w:hint="eastAsia"/>
          </w:rPr>
          <w:t>主任</w:t>
        </w:r>
      </w:ins>
      <w:del w:id="130" w:author="Holmes lin" w:date="2026-04-25T01:37:00Z" w16du:dateUtc="2026-04-24T17:37:00Z">
        <w:r w:rsidR="00AA7E8C" w:rsidRPr="0040419B" w:rsidDel="00006D72">
          <w:rPr>
            <w:rFonts w:ascii="標楷體" w:eastAsia="標楷體" w:hAnsi="標楷體" w:hint="eastAsia"/>
          </w:rPr>
          <w:delText xml:space="preserve">地科系 </w:delText>
        </w:r>
      </w:del>
      <w:r w:rsidR="00AA7E8C" w:rsidRPr="0040419B">
        <w:rPr>
          <w:rFonts w:ascii="標楷體" w:eastAsia="標楷體" w:hAnsi="標楷體" w:hint="eastAsia"/>
        </w:rPr>
        <w:t>林建宏</w:t>
      </w:r>
      <w:del w:id="131" w:author="Holmes lin" w:date="2026-04-25T01:37:00Z" w16du:dateUtc="2026-04-24T17:37:00Z">
        <w:r w:rsidR="00AA7E8C" w:rsidRPr="0040419B" w:rsidDel="00006D72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特聘教授 介紹 夏漢民太空科技中心的起源</w:t>
      </w:r>
    </w:p>
    <w:p w14:paraId="5C3ECB1A" w14:textId="77777777" w:rsidR="00AA7E8C" w:rsidRDefault="00AA7E8C" w:rsidP="006C24D9">
      <w:pPr>
        <w:jc w:val="both"/>
      </w:pPr>
    </w:p>
    <w:p w14:paraId="2E2040C0" w14:textId="77777777" w:rsidR="00AA7E8C" w:rsidRDefault="00AA7E8C" w:rsidP="006C24D9">
      <w:pPr>
        <w:jc w:val="both"/>
      </w:pPr>
    </w:p>
    <w:p w14:paraId="68FC28BD" w14:textId="77777777" w:rsidR="00AA7E8C" w:rsidRDefault="00AA7E8C" w:rsidP="006C24D9">
      <w:pPr>
        <w:jc w:val="both"/>
      </w:pPr>
    </w:p>
    <w:p w14:paraId="08288142" w14:textId="77777777" w:rsidR="00AA7E8C" w:rsidRDefault="00AA7E8C" w:rsidP="006C24D9">
      <w:pPr>
        <w:jc w:val="both"/>
      </w:pPr>
    </w:p>
    <w:p w14:paraId="5AB058D9" w14:textId="7688F8D9" w:rsidR="00AA7E8C" w:rsidRDefault="00AA7E8C" w:rsidP="006C24D9">
      <w:pPr>
        <w:jc w:val="both"/>
      </w:pPr>
      <w:r>
        <w:rPr>
          <w:noProof/>
        </w:rPr>
        <w:lastRenderedPageBreak/>
        <w:drawing>
          <wp:inline distT="0" distB="0" distL="0" distR="0" wp14:anchorId="7FBF9FF4" wp14:editId="359353A9">
            <wp:extent cx="5257800" cy="3943350"/>
            <wp:effectExtent l="0" t="0" r="0" b="0"/>
            <wp:docPr id="138124021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DD24" w14:textId="1C6C1432" w:rsidR="00AA7E8C" w:rsidRPr="0040419B" w:rsidRDefault="00BF3C13" w:rsidP="00D02706">
      <w:pPr>
        <w:jc w:val="center"/>
        <w:rPr>
          <w:rFonts w:ascii="標楷體" w:eastAsia="標楷體" w:hAnsi="標楷體"/>
        </w:rPr>
      </w:pPr>
      <w:ins w:id="132" w:author="Holmes lin" w:date="2026-04-25T01:36:00Z" w16du:dateUtc="2026-04-24T17:36:00Z">
        <w:r>
          <w:rPr>
            <w:rFonts w:ascii="標楷體" w:eastAsia="標楷體" w:hAnsi="標楷體" w:hint="eastAsia"/>
          </w:rPr>
          <w:t>中心成員</w:t>
        </w:r>
      </w:ins>
      <w:r w:rsidR="00AA7E8C" w:rsidRPr="0040419B">
        <w:rPr>
          <w:rFonts w:ascii="標楷體" w:eastAsia="標楷體" w:hAnsi="標楷體" w:hint="eastAsia"/>
        </w:rPr>
        <w:t>物理系</w:t>
      </w:r>
      <w:del w:id="133" w:author="Holmes lin" w:date="2026-04-25T01:36:00Z" w16du:dateUtc="2026-04-24T17:36:00Z">
        <w:r w:rsidR="00AA7E8C" w:rsidRPr="0040419B" w:rsidDel="00BF3C13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陳炳志</w:t>
      </w:r>
      <w:del w:id="134" w:author="Holmes lin" w:date="2026-04-25T01:36:00Z" w16du:dateUtc="2026-04-24T17:36:00Z">
        <w:r w:rsidR="00AA7E8C" w:rsidRPr="0040419B" w:rsidDel="00BF3C13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教授 介紹福衛二號高空閃電任務</w:t>
      </w:r>
    </w:p>
    <w:p w14:paraId="5B4FAEF4" w14:textId="68D706B1" w:rsidR="00AA7E8C" w:rsidRDefault="00AA7E8C" w:rsidP="006C24D9">
      <w:pPr>
        <w:jc w:val="both"/>
      </w:pPr>
      <w:r w:rsidRPr="00680121">
        <w:rPr>
          <w:noProof/>
        </w:rPr>
        <w:lastRenderedPageBreak/>
        <w:drawing>
          <wp:inline distT="0" distB="0" distL="0" distR="0" wp14:anchorId="1C289496" wp14:editId="1965D6EE">
            <wp:extent cx="5248275" cy="5199621"/>
            <wp:effectExtent l="0" t="0" r="0" b="1270"/>
            <wp:docPr id="847426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6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842" cy="52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7209" w14:textId="437FB4B9" w:rsidR="00AA7E8C" w:rsidRPr="0040419B" w:rsidRDefault="002E1ED7">
      <w:pPr>
        <w:rPr>
          <w:rFonts w:ascii="標楷體" w:eastAsia="標楷體" w:hAnsi="標楷體"/>
        </w:rPr>
        <w:pPrChange w:id="135" w:author="Holmes lin" w:date="2026-04-25T01:35:00Z" w16du:dateUtc="2026-04-24T17:35:00Z">
          <w:pPr>
            <w:jc w:val="center"/>
          </w:pPr>
        </w:pPrChange>
      </w:pPr>
      <w:ins w:id="136" w:author="Holmes lin" w:date="2026-04-25T01:34:00Z" w16du:dateUtc="2026-04-24T17:34:00Z">
        <w:r>
          <w:rPr>
            <w:rFonts w:ascii="標楷體" w:eastAsia="標楷體" w:hAnsi="標楷體" w:hint="eastAsia"/>
          </w:rPr>
          <w:t>中心成員</w:t>
        </w:r>
      </w:ins>
      <w:r w:rsidR="00AA7E8C" w:rsidRPr="0040419B">
        <w:rPr>
          <w:rFonts w:ascii="標楷體" w:eastAsia="標楷體" w:hAnsi="標楷體" w:hint="eastAsia"/>
        </w:rPr>
        <w:t>地科系</w:t>
      </w:r>
      <w:del w:id="137" w:author="Holmes lin" w:date="2026-04-25T01:34:00Z" w16du:dateUtc="2026-04-24T17:34:00Z">
        <w:r w:rsidR="00AA7E8C" w:rsidRPr="0040419B" w:rsidDel="002E1ED7">
          <w:rPr>
            <w:rFonts w:ascii="標楷體" w:eastAsia="標楷體" w:hAnsi="標楷體" w:hint="eastAsia"/>
          </w:rPr>
          <w:delText xml:space="preserve"> </w:delText>
        </w:r>
      </w:del>
      <w:ins w:id="138" w:author="Holmes lin" w:date="2026-04-25T01:32:00Z" w16du:dateUtc="2026-04-24T17:32:00Z">
        <w:r w:rsidR="002B4203">
          <w:rPr>
            <w:rFonts w:ascii="標楷體" w:eastAsia="標楷體" w:hAnsi="標楷體" w:hint="eastAsia"/>
          </w:rPr>
          <w:t>查傑希</w:t>
        </w:r>
      </w:ins>
      <w:del w:id="139" w:author="Holmes lin" w:date="2026-04-25T01:32:00Z" w16du:dateUtc="2026-04-24T17:32:00Z">
        <w:r w:rsidR="00AA7E8C" w:rsidRPr="0040419B" w:rsidDel="002B4203">
          <w:rPr>
            <w:rFonts w:ascii="標楷體" w:eastAsia="標楷體" w:hAnsi="標楷體" w:hint="eastAsia"/>
          </w:rPr>
          <w:delText>Rejash</w:delText>
        </w:r>
      </w:del>
      <w:del w:id="140" w:author="Holmes lin" w:date="2026-04-25T01:34:00Z" w16du:dateUtc="2026-04-24T17:34:00Z">
        <w:r w:rsidR="00AA7E8C" w:rsidRPr="0040419B" w:rsidDel="002E1ED7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研究員</w:t>
      </w:r>
      <w:ins w:id="141" w:author="Holmes lin" w:date="2026-04-25T01:44:00Z" w16du:dateUtc="2026-04-24T17:44:00Z">
        <w:r w:rsidR="00A91C9B">
          <w:rPr>
            <w:rFonts w:ascii="標楷體" w:eastAsia="標楷體" w:hAnsi="標楷體" w:hint="eastAsia"/>
          </w:rPr>
          <w:t xml:space="preserve"> </w:t>
        </w:r>
      </w:ins>
      <w:del w:id="142" w:author="Holmes lin" w:date="2026-04-25T01:44:00Z" w16du:dateUtc="2026-04-24T17:44:00Z">
        <w:r w:rsidR="00AA7E8C" w:rsidRPr="0040419B" w:rsidDel="00A91C9B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介紹</w:t>
      </w:r>
      <w:ins w:id="143" w:author="Holmes lin" w:date="2026-04-25T01:35:00Z" w16du:dateUtc="2026-04-24T17:35:00Z">
        <w:r w:rsidRPr="002E1ED7">
          <w:rPr>
            <w:rFonts w:ascii="標楷體" w:eastAsia="標楷體" w:hAnsi="標楷體"/>
          </w:rPr>
          <w:t>基於福衛三號、</w:t>
        </w:r>
      </w:ins>
      <w:ins w:id="144" w:author="Holmes lin" w:date="2026-04-25T12:48:00Z" w16du:dateUtc="2026-04-25T04:48:00Z">
        <w:r w:rsidR="00EE01DC">
          <w:rPr>
            <w:rFonts w:ascii="標楷體" w:eastAsia="標楷體" w:hAnsi="標楷體" w:hint="eastAsia"/>
          </w:rPr>
          <w:t>福衛</w:t>
        </w:r>
      </w:ins>
      <w:ins w:id="145" w:author="Holmes lin" w:date="2026-04-25T01:35:00Z" w16du:dateUtc="2026-04-24T17:35:00Z">
        <w:r w:rsidRPr="002E1ED7">
          <w:rPr>
            <w:rFonts w:ascii="標楷體" w:eastAsia="標楷體" w:hAnsi="標楷體"/>
          </w:rPr>
          <w:t>七號觀測所建立的太空天氣預報系統</w:t>
        </w:r>
      </w:ins>
      <w:del w:id="146" w:author="Holmes lin" w:date="2026-04-25T01:35:00Z" w16du:dateUtc="2026-04-24T17:35:00Z">
        <w:r w:rsidR="00AA7E8C" w:rsidRPr="0040419B" w:rsidDel="002E1ED7">
          <w:rPr>
            <w:rFonts w:ascii="標楷體" w:eastAsia="標楷體" w:hAnsi="標楷體" w:hint="eastAsia"/>
          </w:rPr>
          <w:delText>福衛七號與福衛九號太空天氣任務</w:delText>
        </w:r>
      </w:del>
    </w:p>
    <w:p w14:paraId="413198AF" w14:textId="77777777" w:rsidR="00AA7E8C" w:rsidRDefault="00AA7E8C" w:rsidP="006C24D9">
      <w:pPr>
        <w:jc w:val="both"/>
      </w:pPr>
    </w:p>
    <w:p w14:paraId="7C9BF868" w14:textId="0897DF68" w:rsidR="00AA7E8C" w:rsidRDefault="00AA7E8C" w:rsidP="00D02706">
      <w:pPr>
        <w:jc w:val="center"/>
      </w:pPr>
      <w:r>
        <w:rPr>
          <w:noProof/>
        </w:rPr>
        <w:lastRenderedPageBreak/>
        <w:drawing>
          <wp:inline distT="0" distB="0" distL="0" distR="0" wp14:anchorId="45624D28" wp14:editId="44B02BF6">
            <wp:extent cx="5140114" cy="3809365"/>
            <wp:effectExtent l="0" t="0" r="3810" b="635"/>
            <wp:docPr id="16878268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404" cy="38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B7C4" w14:textId="7AA0BE42" w:rsidR="00AA7E8C" w:rsidRPr="0040419B" w:rsidRDefault="002B4203" w:rsidP="00D02706">
      <w:pPr>
        <w:jc w:val="center"/>
        <w:rPr>
          <w:rFonts w:ascii="標楷體" w:eastAsia="標楷體" w:hAnsi="標楷體"/>
        </w:rPr>
      </w:pPr>
      <w:ins w:id="147" w:author="Holmes lin" w:date="2026-04-25T01:33:00Z" w16du:dateUtc="2026-04-24T17:33:00Z">
        <w:r>
          <w:rPr>
            <w:rFonts w:ascii="標楷體" w:eastAsia="標楷體" w:hAnsi="標楷體" w:hint="eastAsia"/>
          </w:rPr>
          <w:t>中心成</w:t>
        </w:r>
      </w:ins>
      <w:ins w:id="148" w:author="Holmes lin" w:date="2026-04-25T01:34:00Z" w16du:dateUtc="2026-04-24T17:34:00Z">
        <w:r>
          <w:rPr>
            <w:rFonts w:ascii="標楷體" w:eastAsia="標楷體" w:hAnsi="標楷體" w:hint="eastAsia"/>
          </w:rPr>
          <w:t>員</w:t>
        </w:r>
      </w:ins>
      <w:r w:rsidR="00AA7E8C" w:rsidRPr="0040419B">
        <w:rPr>
          <w:rFonts w:ascii="標楷體" w:eastAsia="標楷體" w:hAnsi="標楷體" w:hint="eastAsia"/>
        </w:rPr>
        <w:t>電機系</w:t>
      </w:r>
      <w:del w:id="149" w:author="Holmes lin" w:date="2026-04-25T01:34:00Z" w16du:dateUtc="2026-04-24T17:34:00Z">
        <w:r w:rsidR="00AA7E8C" w:rsidRPr="0040419B" w:rsidDel="002B4203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林家祥</w:t>
      </w:r>
      <w:del w:id="150" w:author="Holmes lin" w:date="2026-04-25T01:34:00Z" w16du:dateUtc="2026-04-24T17:34:00Z">
        <w:r w:rsidR="00AA7E8C" w:rsidRPr="0040419B" w:rsidDel="002B4203">
          <w:rPr>
            <w:rFonts w:ascii="標楷體" w:eastAsia="標楷體" w:hAnsi="標楷體" w:hint="eastAsia"/>
          </w:rPr>
          <w:delText xml:space="preserve"> </w:delText>
        </w:r>
      </w:del>
      <w:r w:rsidR="00AA7E8C" w:rsidRPr="0040419B">
        <w:rPr>
          <w:rFonts w:ascii="標楷體" w:eastAsia="標楷體" w:hAnsi="標楷體" w:hint="eastAsia"/>
        </w:rPr>
        <w:t>教授</w:t>
      </w:r>
      <w:ins w:id="151" w:author="Holmes lin" w:date="2026-04-25T01:34:00Z" w16du:dateUtc="2026-04-24T17:34:00Z">
        <w:r w:rsidR="002E1ED7">
          <w:rPr>
            <w:rFonts w:ascii="標楷體" w:eastAsia="標楷體" w:hAnsi="標楷體" w:hint="eastAsia"/>
          </w:rPr>
          <w:t xml:space="preserve"> </w:t>
        </w:r>
      </w:ins>
      <w:del w:id="152" w:author="Holmes lin" w:date="2026-04-25T01:34:00Z" w16du:dateUtc="2026-04-24T17:34:00Z">
        <w:r w:rsidR="00AA7E8C" w:rsidRPr="0040419B" w:rsidDel="002E1ED7">
          <w:rPr>
            <w:rFonts w:ascii="標楷體" w:eastAsia="標楷體" w:hAnsi="標楷體" w:hint="eastAsia"/>
          </w:rPr>
          <w:delText xml:space="preserve">  </w:delText>
        </w:r>
      </w:del>
      <w:r w:rsidR="00AA7E8C" w:rsidRPr="0040419B">
        <w:rPr>
          <w:rFonts w:ascii="標楷體" w:eastAsia="標楷體" w:hAnsi="標楷體" w:hint="eastAsia"/>
        </w:rPr>
        <w:t>介紹利用AI</w:t>
      </w:r>
      <w:del w:id="153" w:author="Holmes lin" w:date="2026-04-25T01:34:00Z" w16du:dateUtc="2026-04-24T17:34:00Z">
        <w:r w:rsidR="00AA7E8C" w:rsidRPr="0040419B" w:rsidDel="002E1ED7">
          <w:rPr>
            <w:rFonts w:ascii="標楷體" w:eastAsia="標楷體" w:hAnsi="標楷體" w:hint="eastAsia"/>
          </w:rPr>
          <w:delText>超解析</w:delText>
        </w:r>
      </w:del>
      <w:r w:rsidR="00AA7E8C" w:rsidRPr="0040419B">
        <w:rPr>
          <w:rFonts w:ascii="標楷體" w:eastAsia="標楷體" w:hAnsi="標楷體" w:hint="eastAsia"/>
        </w:rPr>
        <w:t>技術提升福衛八號遙測影像解析度</w:t>
      </w:r>
    </w:p>
    <w:p w14:paraId="343FE62F" w14:textId="4812B5F4" w:rsidR="00AA7E8C" w:rsidRDefault="00D02706" w:rsidP="00D02706">
      <w:pPr>
        <w:jc w:val="center"/>
      </w:pPr>
      <w:r>
        <w:rPr>
          <w:noProof/>
        </w:rPr>
        <w:drawing>
          <wp:inline distT="0" distB="0" distL="0" distR="0" wp14:anchorId="10DB33F3" wp14:editId="42A1D2D2">
            <wp:extent cx="5064247" cy="3800475"/>
            <wp:effectExtent l="0" t="0" r="3175" b="0"/>
            <wp:docPr id="78804478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695" cy="380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7859" w14:textId="31074281" w:rsidR="00AA7E8C" w:rsidRPr="0040419B" w:rsidRDefault="002B4203" w:rsidP="00D02706">
      <w:pPr>
        <w:jc w:val="center"/>
        <w:rPr>
          <w:rFonts w:ascii="標楷體" w:eastAsia="標楷體" w:hAnsi="標楷體"/>
        </w:rPr>
      </w:pPr>
      <w:ins w:id="154" w:author="Holmes lin" w:date="2026-04-25T01:33:00Z" w16du:dateUtc="2026-04-24T17:33:00Z">
        <w:r>
          <w:rPr>
            <w:rFonts w:ascii="標楷體" w:eastAsia="標楷體" w:hAnsi="標楷體" w:hint="eastAsia"/>
          </w:rPr>
          <w:t>中心成員</w:t>
        </w:r>
      </w:ins>
      <w:r w:rsidR="00D02706" w:rsidRPr="0040419B">
        <w:rPr>
          <w:rFonts w:ascii="標楷體" w:eastAsia="標楷體" w:hAnsi="標楷體" w:hint="eastAsia"/>
        </w:rPr>
        <w:t>航太系</w:t>
      </w:r>
      <w:del w:id="155" w:author="Holmes lin" w:date="2026-04-25T12:48:00Z" w16du:dateUtc="2026-04-25T04:48:00Z">
        <w:r w:rsidR="00D02706" w:rsidRPr="0040419B" w:rsidDel="00606759">
          <w:rPr>
            <w:rFonts w:ascii="標楷體" w:eastAsia="標楷體" w:hAnsi="標楷體" w:hint="eastAsia"/>
          </w:rPr>
          <w:delText xml:space="preserve"> </w:delText>
        </w:r>
      </w:del>
      <w:r w:rsidR="00D02706" w:rsidRPr="0040419B">
        <w:rPr>
          <w:rFonts w:ascii="標楷體" w:eastAsia="標楷體" w:hAnsi="標楷體" w:hint="eastAsia"/>
        </w:rPr>
        <w:t>郭泰延</w:t>
      </w:r>
      <w:del w:id="156" w:author="Holmes lin" w:date="2026-04-25T12:48:00Z" w16du:dateUtc="2026-04-25T04:48:00Z">
        <w:r w:rsidR="00D02706" w:rsidRPr="0040419B" w:rsidDel="00606759">
          <w:rPr>
            <w:rFonts w:ascii="標楷體" w:eastAsia="標楷體" w:hAnsi="標楷體" w:hint="eastAsia"/>
          </w:rPr>
          <w:delText xml:space="preserve"> </w:delText>
        </w:r>
      </w:del>
      <w:r w:rsidR="00D02706" w:rsidRPr="0040419B">
        <w:rPr>
          <w:rFonts w:ascii="標楷體" w:eastAsia="標楷體" w:hAnsi="標楷體" w:hint="eastAsia"/>
        </w:rPr>
        <w:t>助理教授 介紹由航太系所自行研發的推進技術</w:t>
      </w:r>
    </w:p>
    <w:p w14:paraId="0373D57C" w14:textId="4D98C785" w:rsidR="00AA7E8C" w:rsidRDefault="00D02706" w:rsidP="006C24D9">
      <w:pPr>
        <w:jc w:val="both"/>
      </w:pPr>
      <w:r>
        <w:rPr>
          <w:noProof/>
        </w:rPr>
        <w:lastRenderedPageBreak/>
        <w:drawing>
          <wp:inline distT="0" distB="0" distL="0" distR="0" wp14:anchorId="792B1AF2" wp14:editId="05B5A9C2">
            <wp:extent cx="5267325" cy="3514725"/>
            <wp:effectExtent l="0" t="0" r="0" b="0"/>
            <wp:docPr id="190394910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C35D" w14:textId="6FDF4622" w:rsidR="006F3FB5" w:rsidRPr="0040419B" w:rsidRDefault="002B4203" w:rsidP="00D02706">
      <w:pPr>
        <w:jc w:val="center"/>
        <w:rPr>
          <w:rFonts w:ascii="標楷體" w:eastAsia="標楷體" w:hAnsi="標楷體"/>
        </w:rPr>
      </w:pPr>
      <w:ins w:id="157" w:author="Holmes lin" w:date="2026-04-25T01:32:00Z" w16du:dateUtc="2026-04-24T17:32:00Z">
        <w:r>
          <w:rPr>
            <w:rFonts w:ascii="標楷體" w:eastAsia="標楷體" w:hAnsi="標楷體" w:hint="eastAsia"/>
          </w:rPr>
          <w:t>中心</w:t>
        </w:r>
      </w:ins>
      <w:ins w:id="158" w:author="Holmes lin" w:date="2026-04-25T01:33:00Z" w16du:dateUtc="2026-04-24T17:33:00Z">
        <w:r>
          <w:rPr>
            <w:rFonts w:ascii="標楷體" w:eastAsia="標楷體" w:hAnsi="標楷體" w:hint="eastAsia"/>
          </w:rPr>
          <w:t>成員</w:t>
        </w:r>
      </w:ins>
      <w:r w:rsidR="00D02706" w:rsidRPr="0040419B">
        <w:rPr>
          <w:rFonts w:ascii="標楷體" w:eastAsia="標楷體" w:hAnsi="標楷體" w:hint="eastAsia"/>
        </w:rPr>
        <w:t>太空</w:t>
      </w:r>
      <w:ins w:id="159" w:author="Holmes lin" w:date="2026-04-25T01:33:00Z" w16du:dateUtc="2026-04-24T17:33:00Z">
        <w:r>
          <w:rPr>
            <w:rFonts w:ascii="標楷體" w:eastAsia="標楷體" w:hAnsi="標楷體" w:hint="eastAsia"/>
          </w:rPr>
          <w:t>系統工程</w:t>
        </w:r>
      </w:ins>
      <w:r w:rsidR="00D02706" w:rsidRPr="0040419B">
        <w:rPr>
          <w:rFonts w:ascii="標楷體" w:eastAsia="標楷體" w:hAnsi="標楷體" w:hint="eastAsia"/>
        </w:rPr>
        <w:t>所</w:t>
      </w:r>
      <w:del w:id="160" w:author="Holmes lin" w:date="2026-04-25T01:44:00Z" w16du:dateUtc="2026-04-24T17:44:00Z">
        <w:r w:rsidR="00D02706" w:rsidRPr="0040419B" w:rsidDel="00CA40B2">
          <w:rPr>
            <w:rFonts w:ascii="標楷體" w:eastAsia="標楷體" w:hAnsi="標楷體" w:hint="eastAsia"/>
          </w:rPr>
          <w:delText xml:space="preserve"> </w:delText>
        </w:r>
      </w:del>
      <w:r w:rsidR="00D02706" w:rsidRPr="0040419B">
        <w:rPr>
          <w:rFonts w:ascii="標楷體" w:eastAsia="標楷體" w:hAnsi="標楷體" w:hint="eastAsia"/>
        </w:rPr>
        <w:t>林佳廷</w:t>
      </w:r>
      <w:del w:id="161" w:author="Holmes lin" w:date="2026-04-25T01:44:00Z" w16du:dateUtc="2026-04-24T17:44:00Z">
        <w:r w:rsidR="00D02706" w:rsidRPr="0040419B" w:rsidDel="00CA40B2">
          <w:rPr>
            <w:rFonts w:ascii="標楷體" w:eastAsia="標楷體" w:hAnsi="標楷體" w:hint="eastAsia"/>
          </w:rPr>
          <w:delText xml:space="preserve"> </w:delText>
        </w:r>
      </w:del>
      <w:r w:rsidR="00D02706" w:rsidRPr="0040419B">
        <w:rPr>
          <w:rFonts w:ascii="標楷體" w:eastAsia="標楷體" w:hAnsi="標楷體" w:hint="eastAsia"/>
        </w:rPr>
        <w:t>助理教授 介紹學生團隊自製立方衛星</w:t>
      </w:r>
    </w:p>
    <w:sectPr w:rsidR="006F3FB5" w:rsidRPr="004041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DAB1" w14:textId="77777777" w:rsidR="00AB5FEC" w:rsidRDefault="00AB5FEC" w:rsidP="00FD6203">
      <w:pPr>
        <w:spacing w:after="0" w:line="240" w:lineRule="auto"/>
      </w:pPr>
      <w:r>
        <w:separator/>
      </w:r>
    </w:p>
  </w:endnote>
  <w:endnote w:type="continuationSeparator" w:id="0">
    <w:p w14:paraId="08DD3236" w14:textId="77777777" w:rsidR="00AB5FEC" w:rsidRDefault="00AB5FEC" w:rsidP="00FD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7C8C" w14:textId="77777777" w:rsidR="00AB5FEC" w:rsidRDefault="00AB5FEC" w:rsidP="00FD6203">
      <w:pPr>
        <w:spacing w:after="0" w:line="240" w:lineRule="auto"/>
      </w:pPr>
      <w:r>
        <w:separator/>
      </w:r>
    </w:p>
  </w:footnote>
  <w:footnote w:type="continuationSeparator" w:id="0">
    <w:p w14:paraId="49928105" w14:textId="77777777" w:rsidR="00AB5FEC" w:rsidRDefault="00AB5FEC" w:rsidP="00FD620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建宏">
    <w15:presenceInfo w15:providerId="AD" w15:userId="S::9902003@ncku.edu.tw::c0d672e0-d016-4532-8903-3ce5d21cfb4c"/>
  </w15:person>
  <w15:person w15:author="Holmes lin">
    <w15:presenceInfo w15:providerId="Windows Live" w15:userId="fa1f93b87cd9e999"/>
  </w15:person>
  <w15:person w15:author="林子軒">
    <w15:presenceInfo w15:providerId="AD" w15:userId="S::10810048@ncku.edu.tw::a04a8d66-3edf-4f11-9f0f-93291d996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20"/>
    <w:rsid w:val="00006D72"/>
    <w:rsid w:val="00054513"/>
    <w:rsid w:val="00057784"/>
    <w:rsid w:val="00166390"/>
    <w:rsid w:val="001E6081"/>
    <w:rsid w:val="001E6740"/>
    <w:rsid w:val="00207C17"/>
    <w:rsid w:val="00252C24"/>
    <w:rsid w:val="00266665"/>
    <w:rsid w:val="0026672A"/>
    <w:rsid w:val="00290565"/>
    <w:rsid w:val="002945C5"/>
    <w:rsid w:val="002B4203"/>
    <w:rsid w:val="002E1ED7"/>
    <w:rsid w:val="002E6205"/>
    <w:rsid w:val="00340A5D"/>
    <w:rsid w:val="00354509"/>
    <w:rsid w:val="00375981"/>
    <w:rsid w:val="00377EA6"/>
    <w:rsid w:val="0039297F"/>
    <w:rsid w:val="003B32C4"/>
    <w:rsid w:val="003C0B90"/>
    <w:rsid w:val="0040419B"/>
    <w:rsid w:val="00445362"/>
    <w:rsid w:val="00446D14"/>
    <w:rsid w:val="00460412"/>
    <w:rsid w:val="00460820"/>
    <w:rsid w:val="004C66DD"/>
    <w:rsid w:val="005152D7"/>
    <w:rsid w:val="00526E23"/>
    <w:rsid w:val="00541254"/>
    <w:rsid w:val="00576981"/>
    <w:rsid w:val="005D1784"/>
    <w:rsid w:val="005E41ED"/>
    <w:rsid w:val="00606759"/>
    <w:rsid w:val="006304BA"/>
    <w:rsid w:val="00680121"/>
    <w:rsid w:val="006A514C"/>
    <w:rsid w:val="006C24D9"/>
    <w:rsid w:val="006F3FB5"/>
    <w:rsid w:val="00786086"/>
    <w:rsid w:val="007A4302"/>
    <w:rsid w:val="007B1BA2"/>
    <w:rsid w:val="00827468"/>
    <w:rsid w:val="00833BF7"/>
    <w:rsid w:val="00871BD8"/>
    <w:rsid w:val="008B351B"/>
    <w:rsid w:val="008B5EB3"/>
    <w:rsid w:val="00945460"/>
    <w:rsid w:val="00945F87"/>
    <w:rsid w:val="009B0391"/>
    <w:rsid w:val="00A4596D"/>
    <w:rsid w:val="00A91C9B"/>
    <w:rsid w:val="00AA7E8C"/>
    <w:rsid w:val="00AB5FEC"/>
    <w:rsid w:val="00AD0A73"/>
    <w:rsid w:val="00B1083E"/>
    <w:rsid w:val="00B224A8"/>
    <w:rsid w:val="00B32C77"/>
    <w:rsid w:val="00B45C11"/>
    <w:rsid w:val="00BB785E"/>
    <w:rsid w:val="00BC3044"/>
    <w:rsid w:val="00BE6C06"/>
    <w:rsid w:val="00BF3C13"/>
    <w:rsid w:val="00C06996"/>
    <w:rsid w:val="00C656F4"/>
    <w:rsid w:val="00CA40B2"/>
    <w:rsid w:val="00CE7230"/>
    <w:rsid w:val="00D02706"/>
    <w:rsid w:val="00D04037"/>
    <w:rsid w:val="00D91DF1"/>
    <w:rsid w:val="00D9788E"/>
    <w:rsid w:val="00E7140F"/>
    <w:rsid w:val="00E91F69"/>
    <w:rsid w:val="00E959BE"/>
    <w:rsid w:val="00E9757E"/>
    <w:rsid w:val="00EC10BE"/>
    <w:rsid w:val="00ED158E"/>
    <w:rsid w:val="00EE01DC"/>
    <w:rsid w:val="00FC4A38"/>
    <w:rsid w:val="00FD6203"/>
    <w:rsid w:val="00FE33CE"/>
    <w:rsid w:val="00FE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797C"/>
  <w15:chartTrackingRefBased/>
  <w15:docId w15:val="{5B762F5E-A128-4171-9BE1-19F0C216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8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8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8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8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8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8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08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0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08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0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08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08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08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08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0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0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0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08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820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8B5EB3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FD62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D6203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D62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D620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林子軒</dc:creator>
  <cp:keywords/>
  <dc:description/>
  <cp:lastModifiedBy>林子軒</cp:lastModifiedBy>
  <cp:revision>3</cp:revision>
  <dcterms:created xsi:type="dcterms:W3CDTF">2026-04-27T05:47:00Z</dcterms:created>
  <dcterms:modified xsi:type="dcterms:W3CDTF">2026-04-27T05:51:00Z</dcterms:modified>
</cp:coreProperties>
</file>